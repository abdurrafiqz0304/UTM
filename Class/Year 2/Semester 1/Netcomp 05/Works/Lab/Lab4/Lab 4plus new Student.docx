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609EF" w14:textId="77777777" w:rsidR="008042C5" w:rsidRDefault="008042C5" w:rsidP="00A05151">
      <w:pPr>
        <w:pStyle w:val="Heading1"/>
        <w:shd w:val="clear" w:color="auto" w:fill="FFFFFF"/>
        <w:spacing w:before="0" w:after="136" w:line="360" w:lineRule="auto"/>
        <w:textAlignment w:val="baseline"/>
        <w:rPr>
          <w:rFonts w:asciiTheme="minorBidi" w:hAnsiTheme="minorBidi" w:cstheme="minorBidi"/>
          <w:color w:val="252525"/>
          <w:lang w:val="en-MY"/>
        </w:rPr>
      </w:pPr>
      <w:r w:rsidRPr="00E33B3C">
        <w:rPr>
          <w:rFonts w:asciiTheme="minorBidi" w:hAnsiTheme="minorBidi" w:cstheme="minorBidi"/>
          <w:color w:val="252525"/>
          <w:lang w:val="en-MY"/>
        </w:rPr>
        <w:t xml:space="preserve">Lab </w:t>
      </w:r>
      <w:r w:rsidR="00CD0436">
        <w:rPr>
          <w:rFonts w:asciiTheme="minorBidi" w:hAnsiTheme="minorBidi" w:cstheme="minorBidi"/>
          <w:color w:val="252525"/>
          <w:lang w:val="en-MY"/>
        </w:rPr>
        <w:t>4 plus</w:t>
      </w:r>
    </w:p>
    <w:p w14:paraId="761609F0" w14:textId="77777777" w:rsidR="00AD3A04" w:rsidRPr="00AD3A04" w:rsidRDefault="00AD3A04" w:rsidP="00AD3A04">
      <w:pPr>
        <w:rPr>
          <w:sz w:val="18"/>
          <w:szCs w:val="18"/>
          <w:lang w:val="en-MY"/>
        </w:rPr>
      </w:pPr>
      <w:r>
        <w:rPr>
          <w:sz w:val="18"/>
          <w:szCs w:val="18"/>
          <w:lang w:val="en-MY"/>
        </w:rPr>
        <w:t>*Lab 4 plus is a combination of Lab 4 and an extra activity on ARP.</w:t>
      </w:r>
    </w:p>
    <w:p w14:paraId="761609F1" w14:textId="77777777" w:rsidR="008042C5" w:rsidRPr="00E33B3C" w:rsidRDefault="008042C5" w:rsidP="00EF77AF">
      <w:pPr>
        <w:pStyle w:val="Heading1"/>
        <w:shd w:val="clear" w:color="auto" w:fill="FFFFFF"/>
        <w:spacing w:before="0" w:after="136" w:line="360" w:lineRule="auto"/>
        <w:textAlignment w:val="baseline"/>
        <w:rPr>
          <w:rFonts w:asciiTheme="minorBidi" w:hAnsiTheme="minorBidi" w:cstheme="minorBidi"/>
          <w:color w:val="252525"/>
          <w:lang w:val="en-MY"/>
        </w:rPr>
      </w:pPr>
      <w:r w:rsidRPr="00E33B3C">
        <w:rPr>
          <w:rFonts w:asciiTheme="minorBidi" w:hAnsiTheme="minorBidi" w:cstheme="minorBidi"/>
          <w:color w:val="252525"/>
          <w:lang w:val="en-MY"/>
        </w:rPr>
        <w:t xml:space="preserve">Packet Tracer Simulation – Exploration of </w:t>
      </w:r>
      <w:r w:rsidR="00EF77AF" w:rsidRPr="00E33B3C">
        <w:rPr>
          <w:rFonts w:asciiTheme="minorBidi" w:hAnsiTheme="minorBidi" w:cstheme="minorBidi"/>
          <w:color w:val="252525"/>
          <w:lang w:val="en-MY"/>
        </w:rPr>
        <w:t>ARP and Switch Table</w:t>
      </w:r>
      <w:r w:rsidRPr="00E33B3C">
        <w:rPr>
          <w:rFonts w:asciiTheme="minorBidi" w:hAnsiTheme="minorBidi" w:cstheme="minorBidi"/>
          <w:color w:val="252525"/>
          <w:lang w:val="en-MY"/>
        </w:rPr>
        <w:t xml:space="preserve"> Communications </w:t>
      </w:r>
    </w:p>
    <w:p w14:paraId="761609F2" w14:textId="77777777" w:rsidR="008042C5" w:rsidRPr="00E33B3C" w:rsidRDefault="008042C5" w:rsidP="00577D39">
      <w:pPr>
        <w:shd w:val="clear" w:color="auto" w:fill="FFFFFF"/>
        <w:spacing w:after="163" w:line="360" w:lineRule="auto"/>
        <w:textAlignment w:val="baseline"/>
        <w:outlineLvl w:val="3"/>
        <w:rPr>
          <w:rFonts w:asciiTheme="minorBidi" w:eastAsia="Times New Roman" w:hAnsiTheme="minorBidi"/>
          <w:b/>
          <w:bCs/>
          <w:color w:val="252525"/>
          <w:lang w:val="en-MY" w:eastAsia="ms-MY"/>
        </w:rPr>
      </w:pPr>
      <w:r w:rsidRPr="00E33B3C">
        <w:rPr>
          <w:rFonts w:asciiTheme="minorBidi" w:eastAsia="Times New Roman" w:hAnsiTheme="minorBidi"/>
          <w:b/>
          <w:bCs/>
          <w:color w:val="252525"/>
          <w:lang w:val="en-MY" w:eastAsia="ms-MY"/>
        </w:rPr>
        <w:t>Objectives</w:t>
      </w:r>
    </w:p>
    <w:p w14:paraId="761609F3" w14:textId="77777777" w:rsidR="008042C5" w:rsidRPr="0022269D" w:rsidRDefault="00356043" w:rsidP="0022269D">
      <w:pPr>
        <w:pStyle w:val="ListParagraph"/>
        <w:numPr>
          <w:ilvl w:val="0"/>
          <w:numId w:val="3"/>
        </w:numPr>
        <w:shd w:val="clear" w:color="auto" w:fill="FFFFFF"/>
        <w:spacing w:after="204" w:line="360" w:lineRule="auto"/>
        <w:textAlignment w:val="baseline"/>
        <w:rPr>
          <w:rFonts w:asciiTheme="minorBidi" w:eastAsia="Times New Roman" w:hAnsiTheme="minorBidi"/>
          <w:color w:val="222222"/>
          <w:lang w:val="en-MY" w:eastAsia="ms-MY"/>
        </w:rPr>
      </w:pPr>
      <w:r w:rsidRPr="0022269D">
        <w:rPr>
          <w:rFonts w:asciiTheme="minorBidi" w:eastAsia="Times New Roman" w:hAnsiTheme="minorBidi"/>
          <w:color w:val="222222"/>
          <w:lang w:val="en-MY" w:eastAsia="ms-MY"/>
        </w:rPr>
        <w:t xml:space="preserve">To explore ARP </w:t>
      </w:r>
      <w:r w:rsidR="0022269D" w:rsidRPr="0022269D">
        <w:rPr>
          <w:rFonts w:asciiTheme="minorBidi" w:eastAsia="Times New Roman" w:hAnsiTheme="minorBidi"/>
          <w:color w:val="222222"/>
          <w:lang w:val="en-MY" w:eastAsia="ms-MY"/>
        </w:rPr>
        <w:t>and switching</w:t>
      </w:r>
      <w:r w:rsidRPr="0022269D">
        <w:rPr>
          <w:rFonts w:asciiTheme="minorBidi" w:eastAsia="Times New Roman" w:hAnsiTheme="minorBidi"/>
          <w:color w:val="222222"/>
          <w:lang w:val="en-MY" w:eastAsia="ms-MY"/>
        </w:rPr>
        <w:t xml:space="preserve"> operations.</w:t>
      </w:r>
    </w:p>
    <w:p w14:paraId="761609F4" w14:textId="77777777" w:rsidR="00356043" w:rsidRPr="0022269D" w:rsidRDefault="0022269D" w:rsidP="00577D39">
      <w:pPr>
        <w:shd w:val="clear" w:color="auto" w:fill="FFFFFF"/>
        <w:spacing w:after="204" w:line="360" w:lineRule="auto"/>
        <w:textAlignment w:val="baseline"/>
        <w:rPr>
          <w:rFonts w:asciiTheme="minorBidi" w:eastAsia="Times New Roman" w:hAnsiTheme="minorBidi"/>
          <w:b/>
          <w:bCs/>
          <w:color w:val="222222"/>
          <w:lang w:val="en-MY" w:eastAsia="ms-MY"/>
        </w:rPr>
      </w:pPr>
      <w:r w:rsidRPr="0022269D">
        <w:rPr>
          <w:rFonts w:asciiTheme="minorBidi" w:eastAsia="Times New Roman" w:hAnsiTheme="minorBidi"/>
          <w:b/>
          <w:bCs/>
          <w:color w:val="222222"/>
          <w:lang w:val="en-MY" w:eastAsia="ms-MY"/>
        </w:rPr>
        <w:t>Introduction</w:t>
      </w:r>
    </w:p>
    <w:p w14:paraId="761609F5" w14:textId="77777777" w:rsidR="0022269D" w:rsidRPr="00E33B3C" w:rsidRDefault="0022269D" w:rsidP="00577D39">
      <w:pPr>
        <w:shd w:val="clear" w:color="auto" w:fill="FFFFFF"/>
        <w:spacing w:after="204" w:line="360" w:lineRule="auto"/>
        <w:textAlignment w:val="baseline"/>
        <w:rPr>
          <w:rFonts w:asciiTheme="minorBidi" w:eastAsia="Times New Roman" w:hAnsiTheme="minorBidi"/>
          <w:color w:val="222222"/>
          <w:lang w:val="en-MY" w:eastAsia="ms-MY"/>
        </w:rPr>
      </w:pPr>
      <w:r>
        <w:rPr>
          <w:rFonts w:asciiTheme="minorBidi" w:eastAsia="Times New Roman" w:hAnsiTheme="minorBidi"/>
          <w:color w:val="222222"/>
          <w:lang w:val="en-MY" w:eastAsia="ms-MY"/>
        </w:rPr>
        <w:t xml:space="preserve">The topology is given to you. All IP addresses </w:t>
      </w:r>
      <w:r w:rsidR="008D234B">
        <w:rPr>
          <w:rFonts w:asciiTheme="minorBidi" w:eastAsia="Times New Roman" w:hAnsiTheme="minorBidi"/>
          <w:color w:val="222222"/>
          <w:lang w:val="en-MY" w:eastAsia="ms-MY"/>
        </w:rPr>
        <w:t>have</w:t>
      </w:r>
      <w:r>
        <w:rPr>
          <w:rFonts w:asciiTheme="minorBidi" w:eastAsia="Times New Roman" w:hAnsiTheme="minorBidi"/>
          <w:color w:val="222222"/>
          <w:lang w:val="en-MY" w:eastAsia="ms-MY"/>
        </w:rPr>
        <w:t xml:space="preserve"> been assigned to all devices.</w:t>
      </w:r>
      <w:r w:rsidR="000E6130">
        <w:rPr>
          <w:rFonts w:asciiTheme="minorBidi" w:eastAsia="Times New Roman" w:hAnsiTheme="minorBidi"/>
          <w:color w:val="222222"/>
          <w:lang w:val="en-MY" w:eastAsia="ms-MY"/>
        </w:rPr>
        <w:t xml:space="preserve"> Please follow each </w:t>
      </w:r>
      <w:proofErr w:type="gramStart"/>
      <w:r w:rsidR="000E6130">
        <w:rPr>
          <w:rFonts w:asciiTheme="minorBidi" w:eastAsia="Times New Roman" w:hAnsiTheme="minorBidi"/>
          <w:color w:val="222222"/>
          <w:lang w:val="en-MY" w:eastAsia="ms-MY"/>
        </w:rPr>
        <w:t>step in</w:t>
      </w:r>
      <w:proofErr w:type="gramEnd"/>
      <w:r w:rsidR="000E6130">
        <w:rPr>
          <w:rFonts w:asciiTheme="minorBidi" w:eastAsia="Times New Roman" w:hAnsiTheme="minorBidi"/>
          <w:color w:val="222222"/>
          <w:lang w:val="en-MY" w:eastAsia="ms-MY"/>
        </w:rPr>
        <w:t xml:space="preserve"> sequence.</w:t>
      </w:r>
    </w:p>
    <w:p w14:paraId="761609F6" w14:textId="77777777" w:rsidR="00356043" w:rsidRPr="00E33B3C" w:rsidRDefault="00356043" w:rsidP="00356043">
      <w:pPr>
        <w:shd w:val="clear" w:color="auto" w:fill="FFFFFF"/>
        <w:spacing w:after="204" w:line="360" w:lineRule="auto"/>
        <w:jc w:val="center"/>
        <w:textAlignment w:val="baseline"/>
        <w:rPr>
          <w:rFonts w:asciiTheme="minorBidi" w:eastAsia="Times New Roman" w:hAnsiTheme="minorBidi"/>
          <w:color w:val="222222"/>
          <w:lang w:val="en-MY" w:eastAsia="ms-MY"/>
        </w:rPr>
      </w:pPr>
      <w:r w:rsidRPr="00E33B3C">
        <w:rPr>
          <w:rFonts w:asciiTheme="minorBidi" w:eastAsia="Times New Roman" w:hAnsiTheme="minorBidi"/>
          <w:noProof/>
          <w:color w:val="222222"/>
          <w:bdr w:val="single" w:sz="4" w:space="0" w:color="auto"/>
          <w:lang w:eastAsia="ms-MY"/>
        </w:rPr>
        <w:drawing>
          <wp:inline distT="0" distB="0" distL="0" distR="0" wp14:anchorId="76160A4B" wp14:editId="76160A4C">
            <wp:extent cx="4518445" cy="3825432"/>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4521457" cy="3827982"/>
                    </a:xfrm>
                    <a:prstGeom prst="rect">
                      <a:avLst/>
                    </a:prstGeom>
                    <a:noFill/>
                    <a:ln w="9525">
                      <a:noFill/>
                      <a:miter lim="800000"/>
                      <a:headEnd/>
                      <a:tailEnd/>
                    </a:ln>
                  </pic:spPr>
                </pic:pic>
              </a:graphicData>
            </a:graphic>
          </wp:inline>
        </w:drawing>
      </w:r>
    </w:p>
    <w:p w14:paraId="761609F7" w14:textId="77777777" w:rsidR="00356043" w:rsidRPr="00E33B3C" w:rsidRDefault="00356043" w:rsidP="00356043">
      <w:pPr>
        <w:shd w:val="clear" w:color="auto" w:fill="FFFFFF"/>
        <w:spacing w:after="204" w:line="360" w:lineRule="auto"/>
        <w:jc w:val="center"/>
        <w:textAlignment w:val="baseline"/>
        <w:rPr>
          <w:rFonts w:asciiTheme="minorBidi" w:eastAsia="Times New Roman" w:hAnsiTheme="minorBidi"/>
          <w:color w:val="222222"/>
          <w:lang w:val="en-MY" w:eastAsia="ms-MY"/>
        </w:rPr>
      </w:pPr>
      <w:r w:rsidRPr="00E33B3C">
        <w:rPr>
          <w:rFonts w:asciiTheme="minorBidi" w:eastAsia="Times New Roman" w:hAnsiTheme="minorBidi"/>
          <w:color w:val="222222"/>
          <w:lang w:val="en-MY" w:eastAsia="ms-MY"/>
        </w:rPr>
        <w:t>Figure 1</w:t>
      </w:r>
    </w:p>
    <w:p w14:paraId="602525F0" w14:textId="77777777" w:rsidR="006C75A4" w:rsidRDefault="006C75A4">
      <w:pPr>
        <w:rPr>
          <w:rFonts w:asciiTheme="minorBidi" w:eastAsia="Times New Roman" w:hAnsiTheme="minorBidi"/>
          <w:b/>
          <w:bCs/>
          <w:color w:val="252525"/>
          <w:sz w:val="28"/>
          <w:szCs w:val="28"/>
          <w:lang w:val="en-MY" w:eastAsia="ms-MY"/>
        </w:rPr>
      </w:pPr>
      <w:r>
        <w:rPr>
          <w:rFonts w:asciiTheme="minorBidi" w:eastAsia="Times New Roman" w:hAnsiTheme="minorBidi"/>
          <w:b/>
          <w:bCs/>
          <w:color w:val="252525"/>
          <w:sz w:val="28"/>
          <w:szCs w:val="28"/>
          <w:lang w:val="en-MY" w:eastAsia="ms-MY"/>
        </w:rPr>
        <w:br w:type="page"/>
      </w:r>
    </w:p>
    <w:p w14:paraId="761609F8" w14:textId="15044704" w:rsidR="008042C5" w:rsidRPr="00E33B3C" w:rsidRDefault="008042C5" w:rsidP="00356043">
      <w:pPr>
        <w:shd w:val="clear" w:color="auto" w:fill="FFFFFF"/>
        <w:spacing w:after="163" w:line="360" w:lineRule="auto"/>
        <w:textAlignment w:val="baseline"/>
        <w:outlineLvl w:val="2"/>
        <w:rPr>
          <w:rFonts w:asciiTheme="minorBidi" w:eastAsia="Times New Roman" w:hAnsiTheme="minorBidi"/>
          <w:b/>
          <w:bCs/>
          <w:color w:val="252525"/>
          <w:sz w:val="28"/>
          <w:szCs w:val="28"/>
          <w:lang w:val="en-MY" w:eastAsia="ms-MY"/>
        </w:rPr>
      </w:pPr>
      <w:r w:rsidRPr="00E33B3C">
        <w:rPr>
          <w:rFonts w:asciiTheme="minorBidi" w:eastAsia="Times New Roman" w:hAnsiTheme="minorBidi"/>
          <w:b/>
          <w:bCs/>
          <w:color w:val="252525"/>
          <w:sz w:val="28"/>
          <w:szCs w:val="28"/>
          <w:lang w:val="en-MY" w:eastAsia="ms-MY"/>
        </w:rPr>
        <w:lastRenderedPageBreak/>
        <w:t xml:space="preserve">Part 1: </w:t>
      </w:r>
      <w:r w:rsidR="00356043" w:rsidRPr="00E33B3C">
        <w:rPr>
          <w:rFonts w:asciiTheme="minorBidi" w:eastAsia="Times New Roman" w:hAnsiTheme="minorBidi"/>
          <w:b/>
          <w:bCs/>
          <w:color w:val="252525"/>
          <w:sz w:val="28"/>
          <w:szCs w:val="28"/>
          <w:lang w:val="en-MY" w:eastAsia="ms-MY"/>
        </w:rPr>
        <w:t>Review the topology</w:t>
      </w:r>
    </w:p>
    <w:p w14:paraId="761609F9" w14:textId="77777777" w:rsidR="00356043" w:rsidRPr="00E33B3C" w:rsidRDefault="00356043" w:rsidP="00577D39">
      <w:pPr>
        <w:shd w:val="clear" w:color="auto" w:fill="FFFFFF"/>
        <w:spacing w:after="163" w:line="360" w:lineRule="auto"/>
        <w:textAlignment w:val="baseline"/>
        <w:outlineLvl w:val="2"/>
        <w:rPr>
          <w:rFonts w:asciiTheme="minorBidi" w:eastAsia="Times New Roman" w:hAnsiTheme="minorBidi"/>
          <w:color w:val="222222"/>
          <w:lang w:val="en-MY" w:eastAsia="ms-MY"/>
        </w:rPr>
      </w:pPr>
      <w:r w:rsidRPr="00E33B3C">
        <w:rPr>
          <w:rFonts w:asciiTheme="minorBidi" w:eastAsia="Times New Roman" w:hAnsiTheme="minorBidi"/>
          <w:b/>
          <w:bCs/>
          <w:color w:val="252525"/>
          <w:lang w:val="en-MY" w:eastAsia="ms-MY"/>
        </w:rPr>
        <w:t xml:space="preserve">Step 1: </w:t>
      </w:r>
      <w:r w:rsidRPr="00E33B3C">
        <w:rPr>
          <w:rFonts w:asciiTheme="minorBidi" w:eastAsia="Times New Roman" w:hAnsiTheme="minorBidi"/>
          <w:color w:val="222222"/>
          <w:lang w:val="en-MY" w:eastAsia="ms-MY"/>
        </w:rPr>
        <w:t>Perform the following tasks.</w:t>
      </w:r>
    </w:p>
    <w:p w14:paraId="761609FA" w14:textId="77777777" w:rsidR="00356043" w:rsidRPr="00E33B3C" w:rsidRDefault="00356043" w:rsidP="00356043">
      <w:pPr>
        <w:pStyle w:val="ListParagraph"/>
        <w:numPr>
          <w:ilvl w:val="0"/>
          <w:numId w:val="1"/>
        </w:numPr>
        <w:shd w:val="clear" w:color="auto" w:fill="FFFFFF"/>
        <w:spacing w:after="163" w:line="360" w:lineRule="auto"/>
        <w:textAlignment w:val="baseline"/>
        <w:outlineLvl w:val="2"/>
        <w:rPr>
          <w:rFonts w:asciiTheme="minorBidi" w:eastAsia="Times New Roman" w:hAnsiTheme="minorBidi"/>
          <w:color w:val="252525"/>
          <w:lang w:val="en-MY" w:eastAsia="ms-MY"/>
        </w:rPr>
      </w:pPr>
      <w:r w:rsidRPr="00E33B3C">
        <w:rPr>
          <w:rFonts w:asciiTheme="minorBidi" w:eastAsia="Times New Roman" w:hAnsiTheme="minorBidi"/>
          <w:color w:val="252525"/>
          <w:lang w:val="en-MY" w:eastAsia="ms-MY"/>
        </w:rPr>
        <w:t xml:space="preserve">At </w:t>
      </w:r>
      <w:r w:rsidR="00673DFA" w:rsidRPr="00E33B3C">
        <w:rPr>
          <w:rFonts w:asciiTheme="minorBidi" w:eastAsia="Times New Roman" w:hAnsiTheme="minorBidi"/>
          <w:color w:val="252525"/>
          <w:lang w:val="en-MY" w:eastAsia="ms-MY"/>
        </w:rPr>
        <w:t xml:space="preserve">Router </w:t>
      </w:r>
      <w:r w:rsidRPr="00E33B3C">
        <w:rPr>
          <w:rFonts w:asciiTheme="minorBidi" w:eastAsia="Times New Roman" w:hAnsiTheme="minorBidi"/>
          <w:color w:val="252525"/>
          <w:lang w:val="en-MY" w:eastAsia="ms-MY"/>
        </w:rPr>
        <w:t xml:space="preserve">RTA, enter the CLI. At the command prompt </w:t>
      </w:r>
      <w:proofErr w:type="gramStart"/>
      <w:r w:rsidRPr="00E33B3C">
        <w:rPr>
          <w:rFonts w:asciiTheme="minorBidi" w:eastAsia="Times New Roman" w:hAnsiTheme="minorBidi"/>
          <w:color w:val="252525"/>
          <w:lang w:val="en-MY" w:eastAsia="ms-MY"/>
        </w:rPr>
        <w:t>type</w:t>
      </w:r>
      <w:proofErr w:type="gramEnd"/>
      <w:r w:rsidRPr="00E33B3C">
        <w:rPr>
          <w:rFonts w:asciiTheme="minorBidi" w:eastAsia="Times New Roman" w:hAnsiTheme="minorBidi"/>
          <w:color w:val="252525"/>
          <w:lang w:val="en-MY" w:eastAsia="ms-MY"/>
        </w:rPr>
        <w:t xml:space="preserve"> the following commands. Snap the results after the last command and paste it here.</w:t>
      </w:r>
    </w:p>
    <w:tbl>
      <w:tblPr>
        <w:tblStyle w:val="TableGrid"/>
        <w:tblW w:w="0" w:type="auto"/>
        <w:tblInd w:w="1951" w:type="dxa"/>
        <w:tblLook w:val="04A0" w:firstRow="1" w:lastRow="0" w:firstColumn="1" w:lastColumn="0" w:noHBand="0" w:noVBand="1"/>
      </w:tblPr>
      <w:tblGrid>
        <w:gridCol w:w="5103"/>
      </w:tblGrid>
      <w:tr w:rsidR="00356043" w:rsidRPr="00E33B3C" w14:paraId="761609FE" w14:textId="77777777" w:rsidTr="00356043">
        <w:tc>
          <w:tcPr>
            <w:tcW w:w="5103" w:type="dxa"/>
          </w:tcPr>
          <w:p w14:paraId="761609FB" w14:textId="77777777" w:rsidR="00356043" w:rsidRPr="00356043" w:rsidRDefault="00356043" w:rsidP="00356043">
            <w:pPr>
              <w:rPr>
                <w:rFonts w:ascii="Courier New" w:eastAsia="Times New Roman" w:hAnsi="Courier New" w:cs="Courier New"/>
                <w:sz w:val="20"/>
                <w:szCs w:val="20"/>
                <w:lang w:val="en-MY" w:eastAsia="ms-MY"/>
              </w:rPr>
            </w:pPr>
          </w:p>
          <w:p w14:paraId="761609FC" w14:textId="77777777" w:rsidR="00356043" w:rsidRPr="00356043" w:rsidRDefault="00356043" w:rsidP="00356043">
            <w:pPr>
              <w:rPr>
                <w:rFonts w:ascii="Courier New" w:eastAsia="Times New Roman" w:hAnsi="Courier New" w:cs="Courier New"/>
                <w:sz w:val="20"/>
                <w:szCs w:val="20"/>
                <w:lang w:val="en-MY" w:eastAsia="ms-MY"/>
              </w:rPr>
            </w:pPr>
            <w:r w:rsidRPr="00356043">
              <w:rPr>
                <w:rFonts w:ascii="Courier New" w:eastAsia="Times New Roman" w:hAnsi="Courier New" w:cs="Courier New"/>
                <w:sz w:val="20"/>
                <w:szCs w:val="20"/>
                <w:lang w:val="en-MY" w:eastAsia="ms-MY"/>
              </w:rPr>
              <w:t>RTA&gt;en</w:t>
            </w:r>
            <w:r w:rsidRPr="00E33B3C">
              <w:rPr>
                <w:rFonts w:ascii="Courier New" w:eastAsia="Times New Roman" w:hAnsi="Courier New" w:cs="Courier New"/>
                <w:sz w:val="20"/>
                <w:szCs w:val="20"/>
                <w:lang w:val="en-MY" w:eastAsia="ms-MY"/>
              </w:rPr>
              <w:t>able</w:t>
            </w:r>
          </w:p>
          <w:p w14:paraId="761609FD" w14:textId="77777777" w:rsidR="00356043" w:rsidRPr="00E33B3C" w:rsidRDefault="00356043" w:rsidP="00356043">
            <w:pPr>
              <w:spacing w:after="163" w:line="360" w:lineRule="auto"/>
              <w:textAlignment w:val="baseline"/>
              <w:outlineLvl w:val="2"/>
              <w:rPr>
                <w:rFonts w:ascii="Courier New" w:eastAsia="Times New Roman" w:hAnsi="Courier New" w:cs="Courier New"/>
                <w:color w:val="252525"/>
                <w:sz w:val="20"/>
                <w:szCs w:val="20"/>
                <w:lang w:val="en-MY" w:eastAsia="ms-MY"/>
              </w:rPr>
            </w:pPr>
            <w:proofErr w:type="spellStart"/>
            <w:r w:rsidRPr="00E33B3C">
              <w:rPr>
                <w:rFonts w:ascii="Courier New" w:eastAsia="Times New Roman" w:hAnsi="Courier New" w:cs="Courier New"/>
                <w:sz w:val="20"/>
                <w:szCs w:val="20"/>
                <w:lang w:val="en-MY" w:eastAsia="ms-MY"/>
              </w:rPr>
              <w:t>RTA#show</w:t>
            </w:r>
            <w:proofErr w:type="spellEnd"/>
            <w:r w:rsidRPr="00E33B3C">
              <w:rPr>
                <w:rFonts w:ascii="Courier New" w:eastAsia="Times New Roman" w:hAnsi="Courier New" w:cs="Courier New"/>
                <w:sz w:val="20"/>
                <w:szCs w:val="20"/>
                <w:lang w:val="en-MY" w:eastAsia="ms-MY"/>
              </w:rPr>
              <w:t xml:space="preserve"> </w:t>
            </w:r>
            <w:proofErr w:type="spellStart"/>
            <w:r w:rsidRPr="00E33B3C">
              <w:rPr>
                <w:rFonts w:ascii="Courier New" w:eastAsia="Times New Roman" w:hAnsi="Courier New" w:cs="Courier New"/>
                <w:sz w:val="20"/>
                <w:szCs w:val="20"/>
                <w:lang w:val="en-MY" w:eastAsia="ms-MY"/>
              </w:rPr>
              <w:t>arp</w:t>
            </w:r>
            <w:proofErr w:type="spellEnd"/>
          </w:p>
        </w:tc>
      </w:tr>
    </w:tbl>
    <w:p w14:paraId="761609FF" w14:textId="232F7D44" w:rsidR="00356043" w:rsidRPr="00E33B3C" w:rsidRDefault="00AB2F08" w:rsidP="00356043">
      <w:pPr>
        <w:shd w:val="clear" w:color="auto" w:fill="FFFFFF"/>
        <w:spacing w:after="163" w:line="360" w:lineRule="auto"/>
        <w:jc w:val="center"/>
        <w:textAlignment w:val="baseline"/>
        <w:outlineLvl w:val="2"/>
        <w:rPr>
          <w:rFonts w:asciiTheme="minorBidi" w:eastAsia="Times New Roman" w:hAnsiTheme="minorBidi"/>
          <w:color w:val="252525"/>
          <w:lang w:val="en-MY" w:eastAsia="ms-MY"/>
        </w:rPr>
      </w:pPr>
      <w:r w:rsidRPr="00AB2F08">
        <w:rPr>
          <w:rFonts w:asciiTheme="minorBidi" w:eastAsia="Times New Roman" w:hAnsiTheme="minorBidi"/>
          <w:noProof/>
          <w:color w:val="252525"/>
          <w:lang w:val="en-MY" w:eastAsia="ms-MY"/>
        </w:rPr>
        <w:drawing>
          <wp:inline distT="0" distB="0" distL="0" distR="0" wp14:anchorId="6FE56A53" wp14:editId="6E1E79FA">
            <wp:extent cx="5844540" cy="883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44540" cy="883920"/>
                    </a:xfrm>
                    <a:prstGeom prst="rect">
                      <a:avLst/>
                    </a:prstGeom>
                  </pic:spPr>
                </pic:pic>
              </a:graphicData>
            </a:graphic>
          </wp:inline>
        </w:drawing>
      </w:r>
    </w:p>
    <w:p w14:paraId="76160A00" w14:textId="13E06DB2" w:rsidR="00356043" w:rsidRDefault="0062709A" w:rsidP="00A51E14">
      <w:pPr>
        <w:pStyle w:val="ListParagraph"/>
        <w:numPr>
          <w:ilvl w:val="0"/>
          <w:numId w:val="1"/>
        </w:numPr>
        <w:shd w:val="clear" w:color="auto" w:fill="FFFFFF"/>
        <w:spacing w:after="163" w:line="360" w:lineRule="auto"/>
        <w:ind w:left="709" w:hanging="425"/>
        <w:textAlignment w:val="baseline"/>
        <w:outlineLvl w:val="2"/>
        <w:rPr>
          <w:rFonts w:asciiTheme="minorBidi" w:eastAsia="Times New Roman" w:hAnsiTheme="minorBidi"/>
          <w:color w:val="252525"/>
          <w:lang w:val="en-MY" w:eastAsia="ms-MY"/>
        </w:rPr>
      </w:pPr>
      <w:r w:rsidRPr="00A51E14">
        <w:rPr>
          <w:rFonts w:asciiTheme="minorBidi" w:eastAsia="Times New Roman" w:hAnsiTheme="minorBidi"/>
          <w:color w:val="252525"/>
          <w:lang w:val="en-MY" w:eastAsia="ms-MY"/>
        </w:rPr>
        <w:t xml:space="preserve">At </w:t>
      </w:r>
      <w:r w:rsidR="00673DFA" w:rsidRPr="00A51E14">
        <w:rPr>
          <w:rFonts w:asciiTheme="minorBidi" w:eastAsia="Times New Roman" w:hAnsiTheme="minorBidi"/>
          <w:color w:val="252525"/>
          <w:lang w:val="en-MY" w:eastAsia="ms-MY"/>
        </w:rPr>
        <w:t xml:space="preserve">Router </w:t>
      </w:r>
      <w:r w:rsidRPr="00A51E14">
        <w:rPr>
          <w:rFonts w:asciiTheme="minorBidi" w:eastAsia="Times New Roman" w:hAnsiTheme="minorBidi"/>
          <w:color w:val="252525"/>
          <w:lang w:val="en-MY" w:eastAsia="ms-MY"/>
        </w:rPr>
        <w:t xml:space="preserve">RTB, enter the CLI. At the command prompt </w:t>
      </w:r>
      <w:proofErr w:type="gramStart"/>
      <w:r w:rsidRPr="00A51E14">
        <w:rPr>
          <w:rFonts w:asciiTheme="minorBidi" w:eastAsia="Times New Roman" w:hAnsiTheme="minorBidi"/>
          <w:color w:val="252525"/>
          <w:lang w:val="en-MY" w:eastAsia="ms-MY"/>
        </w:rPr>
        <w:t>type</w:t>
      </w:r>
      <w:proofErr w:type="gramEnd"/>
      <w:r w:rsidRPr="00A51E14">
        <w:rPr>
          <w:rFonts w:asciiTheme="minorBidi" w:eastAsia="Times New Roman" w:hAnsiTheme="minorBidi"/>
          <w:color w:val="252525"/>
          <w:lang w:val="en-MY" w:eastAsia="ms-MY"/>
        </w:rPr>
        <w:t xml:space="preserve"> the commands</w:t>
      </w:r>
      <w:r w:rsidR="00A51E14" w:rsidRPr="00A51E14">
        <w:rPr>
          <w:rFonts w:asciiTheme="minorBidi" w:eastAsia="Times New Roman" w:hAnsiTheme="minorBidi"/>
          <w:color w:val="252525"/>
          <w:lang w:val="en-MY" w:eastAsia="ms-MY"/>
        </w:rPr>
        <w:t xml:space="preserve"> as in Figure</w:t>
      </w:r>
      <w:r w:rsidR="00A51E14">
        <w:rPr>
          <w:rFonts w:asciiTheme="minorBidi" w:eastAsia="Times New Roman" w:hAnsiTheme="minorBidi"/>
          <w:color w:val="252525"/>
          <w:lang w:val="en-MY" w:eastAsia="ms-MY"/>
        </w:rPr>
        <w:t xml:space="preserve"> </w:t>
      </w:r>
      <w:r w:rsidR="00A51E14" w:rsidRPr="00A51E14">
        <w:rPr>
          <w:rFonts w:asciiTheme="minorBidi" w:eastAsia="Times New Roman" w:hAnsiTheme="minorBidi"/>
          <w:color w:val="252525"/>
          <w:lang w:val="en-MY" w:eastAsia="ms-MY"/>
        </w:rPr>
        <w:t>2</w:t>
      </w:r>
      <w:r w:rsidRPr="00A51E14">
        <w:rPr>
          <w:rFonts w:asciiTheme="minorBidi" w:eastAsia="Times New Roman" w:hAnsiTheme="minorBidi"/>
          <w:color w:val="252525"/>
          <w:lang w:val="en-MY" w:eastAsia="ms-MY"/>
        </w:rPr>
        <w:t>. Snap the results after the last command and paste it here.</w:t>
      </w:r>
    </w:p>
    <w:p w14:paraId="23DCFAB7" w14:textId="6D083E13" w:rsidR="00884505" w:rsidRPr="00A51E14" w:rsidRDefault="00884505" w:rsidP="00884505">
      <w:pPr>
        <w:pStyle w:val="ListParagraph"/>
        <w:shd w:val="clear" w:color="auto" w:fill="FFFFFF"/>
        <w:spacing w:after="163" w:line="360" w:lineRule="auto"/>
        <w:ind w:left="709"/>
        <w:textAlignment w:val="baseline"/>
        <w:outlineLvl w:val="2"/>
        <w:rPr>
          <w:rFonts w:asciiTheme="minorBidi" w:eastAsia="Times New Roman" w:hAnsiTheme="minorBidi"/>
          <w:color w:val="252525"/>
          <w:lang w:val="en-MY" w:eastAsia="ms-MY"/>
        </w:rPr>
      </w:pPr>
      <w:r w:rsidRPr="00884505">
        <w:rPr>
          <w:rFonts w:asciiTheme="minorBidi" w:eastAsia="Times New Roman" w:hAnsiTheme="minorBidi"/>
          <w:noProof/>
          <w:color w:val="252525"/>
          <w:lang w:val="en-MY" w:eastAsia="ms-MY"/>
        </w:rPr>
        <w:drawing>
          <wp:inline distT="0" distB="0" distL="0" distR="0" wp14:anchorId="7042603A" wp14:editId="13C5E7C7">
            <wp:extent cx="5760720" cy="7073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707390"/>
                    </a:xfrm>
                    <a:prstGeom prst="rect">
                      <a:avLst/>
                    </a:prstGeom>
                  </pic:spPr>
                </pic:pic>
              </a:graphicData>
            </a:graphic>
          </wp:inline>
        </w:drawing>
      </w:r>
    </w:p>
    <w:p w14:paraId="43A0664C" w14:textId="77777777" w:rsidR="006C75A4" w:rsidRDefault="006C75A4">
      <w:pPr>
        <w:rPr>
          <w:rFonts w:asciiTheme="minorBidi" w:eastAsia="Times New Roman" w:hAnsiTheme="minorBidi"/>
          <w:color w:val="252525"/>
          <w:lang w:val="en-MY" w:eastAsia="ms-MY"/>
        </w:rPr>
      </w:pPr>
      <w:r>
        <w:rPr>
          <w:rFonts w:asciiTheme="minorBidi" w:eastAsia="Times New Roman" w:hAnsiTheme="minorBidi"/>
          <w:color w:val="252525"/>
          <w:lang w:val="en-MY" w:eastAsia="ms-MY"/>
        </w:rPr>
        <w:br w:type="page"/>
      </w:r>
    </w:p>
    <w:p w14:paraId="76160A01" w14:textId="0C2D5EF4" w:rsidR="007D4D36" w:rsidRPr="00E33B3C" w:rsidRDefault="007D4D36" w:rsidP="00853FEC">
      <w:pPr>
        <w:pStyle w:val="ListParagraph"/>
        <w:numPr>
          <w:ilvl w:val="0"/>
          <w:numId w:val="1"/>
        </w:numPr>
        <w:shd w:val="clear" w:color="auto" w:fill="FFFFFF"/>
        <w:spacing w:after="163" w:line="360" w:lineRule="auto"/>
        <w:textAlignment w:val="baseline"/>
        <w:outlineLvl w:val="2"/>
        <w:rPr>
          <w:rFonts w:asciiTheme="minorBidi" w:eastAsia="Times New Roman" w:hAnsiTheme="minorBidi"/>
          <w:color w:val="252525"/>
          <w:lang w:val="en-MY" w:eastAsia="ms-MY"/>
        </w:rPr>
      </w:pPr>
      <w:r w:rsidRPr="00E33B3C">
        <w:rPr>
          <w:rFonts w:asciiTheme="minorBidi" w:eastAsia="Times New Roman" w:hAnsiTheme="minorBidi"/>
          <w:color w:val="252525"/>
          <w:lang w:val="en-MY" w:eastAsia="ms-MY"/>
        </w:rPr>
        <w:lastRenderedPageBreak/>
        <w:t xml:space="preserve">At Switches SWA, SWAB and SWC, enter the CLI. At the command prompt </w:t>
      </w:r>
      <w:proofErr w:type="gramStart"/>
      <w:r w:rsidRPr="00E33B3C">
        <w:rPr>
          <w:rFonts w:asciiTheme="minorBidi" w:eastAsia="Times New Roman" w:hAnsiTheme="minorBidi"/>
          <w:color w:val="252525"/>
          <w:lang w:val="en-MY" w:eastAsia="ms-MY"/>
        </w:rPr>
        <w:t>type</w:t>
      </w:r>
      <w:proofErr w:type="gramEnd"/>
      <w:r w:rsidRPr="00E33B3C">
        <w:rPr>
          <w:rFonts w:asciiTheme="minorBidi" w:eastAsia="Times New Roman" w:hAnsiTheme="minorBidi"/>
          <w:color w:val="252525"/>
          <w:lang w:val="en-MY" w:eastAsia="ms-MY"/>
        </w:rPr>
        <w:t xml:space="preserve"> the following commands. Snap the results after the last command and paste it here.</w:t>
      </w:r>
    </w:p>
    <w:tbl>
      <w:tblPr>
        <w:tblStyle w:val="TableGrid"/>
        <w:tblW w:w="0" w:type="auto"/>
        <w:tblInd w:w="1526" w:type="dxa"/>
        <w:tblLook w:val="04A0" w:firstRow="1" w:lastRow="0" w:firstColumn="1" w:lastColumn="0" w:noHBand="0" w:noVBand="1"/>
      </w:tblPr>
      <w:tblGrid>
        <w:gridCol w:w="4961"/>
      </w:tblGrid>
      <w:tr w:rsidR="003A7851" w:rsidRPr="00E33B3C" w14:paraId="76160A06" w14:textId="77777777" w:rsidTr="003A7851">
        <w:tc>
          <w:tcPr>
            <w:tcW w:w="4961" w:type="dxa"/>
          </w:tcPr>
          <w:p w14:paraId="76160A02" w14:textId="77777777" w:rsidR="003A7851" w:rsidRPr="00356043" w:rsidRDefault="003A7851" w:rsidP="003A7851">
            <w:pPr>
              <w:rPr>
                <w:rFonts w:ascii="Courier New" w:eastAsia="Times New Roman" w:hAnsi="Courier New" w:cs="Courier New"/>
                <w:sz w:val="20"/>
                <w:szCs w:val="20"/>
                <w:lang w:val="en-MY" w:eastAsia="ms-MY"/>
              </w:rPr>
            </w:pPr>
          </w:p>
          <w:p w14:paraId="76160A03" w14:textId="77777777" w:rsidR="003A7851" w:rsidRPr="00356043" w:rsidRDefault="003A7851" w:rsidP="00F92242">
            <w:pPr>
              <w:rPr>
                <w:rFonts w:ascii="Courier New" w:eastAsia="Times New Roman" w:hAnsi="Courier New" w:cs="Courier New"/>
                <w:sz w:val="20"/>
                <w:szCs w:val="20"/>
                <w:lang w:val="en-MY" w:eastAsia="ms-MY"/>
              </w:rPr>
            </w:pPr>
            <w:r w:rsidRPr="00E33B3C">
              <w:rPr>
                <w:rFonts w:ascii="Courier New" w:eastAsia="Times New Roman" w:hAnsi="Courier New" w:cs="Courier New"/>
                <w:sz w:val="20"/>
                <w:szCs w:val="20"/>
                <w:lang w:val="en-MY" w:eastAsia="ms-MY"/>
              </w:rPr>
              <w:t>SW</w:t>
            </w:r>
            <w:r w:rsidRPr="00356043">
              <w:rPr>
                <w:rFonts w:ascii="Courier New" w:eastAsia="Times New Roman" w:hAnsi="Courier New" w:cs="Courier New"/>
                <w:sz w:val="20"/>
                <w:szCs w:val="20"/>
                <w:lang w:val="en-MY" w:eastAsia="ms-MY"/>
              </w:rPr>
              <w:t>A&gt;en</w:t>
            </w:r>
            <w:r w:rsidRPr="00E33B3C">
              <w:rPr>
                <w:rFonts w:ascii="Courier New" w:eastAsia="Times New Roman" w:hAnsi="Courier New" w:cs="Courier New"/>
                <w:sz w:val="20"/>
                <w:szCs w:val="20"/>
                <w:lang w:val="en-MY" w:eastAsia="ms-MY"/>
              </w:rPr>
              <w:t>able</w:t>
            </w:r>
          </w:p>
          <w:p w14:paraId="76160A04" w14:textId="77777777" w:rsidR="00F92242" w:rsidRDefault="003A7851" w:rsidP="00F92242">
            <w:pPr>
              <w:spacing w:after="163"/>
              <w:textAlignment w:val="baseline"/>
              <w:outlineLvl w:val="2"/>
              <w:rPr>
                <w:rFonts w:ascii="Courier New" w:eastAsia="Times New Roman" w:hAnsi="Courier New" w:cs="Courier New"/>
                <w:sz w:val="20"/>
                <w:szCs w:val="20"/>
                <w:lang w:val="en-MY" w:eastAsia="ms-MY"/>
              </w:rPr>
            </w:pPr>
            <w:proofErr w:type="spellStart"/>
            <w:r w:rsidRPr="00E33B3C">
              <w:rPr>
                <w:rFonts w:ascii="Courier New" w:eastAsia="Times New Roman" w:hAnsi="Courier New" w:cs="Courier New"/>
                <w:sz w:val="20"/>
                <w:szCs w:val="20"/>
                <w:lang w:val="en-MY" w:eastAsia="ms-MY"/>
              </w:rPr>
              <w:t>SWA#show</w:t>
            </w:r>
            <w:proofErr w:type="spellEnd"/>
            <w:r w:rsidRPr="00E33B3C">
              <w:rPr>
                <w:rFonts w:ascii="Courier New" w:eastAsia="Times New Roman" w:hAnsi="Courier New" w:cs="Courier New"/>
                <w:sz w:val="20"/>
                <w:szCs w:val="20"/>
                <w:lang w:val="en-MY" w:eastAsia="ms-MY"/>
              </w:rPr>
              <w:t xml:space="preserve"> </w:t>
            </w:r>
            <w:proofErr w:type="spellStart"/>
            <w:r w:rsidRPr="00E33B3C">
              <w:rPr>
                <w:rFonts w:ascii="Courier New" w:eastAsia="Times New Roman" w:hAnsi="Courier New" w:cs="Courier New"/>
                <w:sz w:val="20"/>
                <w:szCs w:val="20"/>
                <w:lang w:val="en-MY" w:eastAsia="ms-MY"/>
              </w:rPr>
              <w:t>arp</w:t>
            </w:r>
            <w:proofErr w:type="spellEnd"/>
          </w:p>
          <w:p w14:paraId="76160A05" w14:textId="77777777" w:rsidR="00F92242" w:rsidRPr="00E33B3C" w:rsidRDefault="00F92242" w:rsidP="00F92242">
            <w:pPr>
              <w:spacing w:after="163"/>
              <w:textAlignment w:val="baseline"/>
              <w:outlineLvl w:val="2"/>
              <w:rPr>
                <w:rFonts w:asciiTheme="minorBidi" w:eastAsia="Times New Roman" w:hAnsiTheme="minorBidi"/>
                <w:color w:val="252525"/>
                <w:lang w:val="en-MY" w:eastAsia="ms-MY"/>
              </w:rPr>
            </w:pPr>
            <w:r w:rsidRPr="00F92242">
              <w:rPr>
                <w:rFonts w:ascii="Courier New" w:eastAsia="Times New Roman" w:hAnsi="Courier New" w:cs="Courier New"/>
                <w:color w:val="252525"/>
                <w:sz w:val="20"/>
                <w:szCs w:val="20"/>
                <w:lang w:eastAsia="ms-MY"/>
              </w:rPr>
              <w:t>SWA#sh</w:t>
            </w:r>
            <w:r>
              <w:rPr>
                <w:rFonts w:ascii="Courier New" w:eastAsia="Times New Roman" w:hAnsi="Courier New" w:cs="Courier New"/>
                <w:color w:val="252525"/>
                <w:sz w:val="20"/>
                <w:szCs w:val="20"/>
                <w:lang w:eastAsia="ms-MY"/>
              </w:rPr>
              <w:t>ow</w:t>
            </w:r>
            <w:r w:rsidRPr="00F92242">
              <w:rPr>
                <w:rFonts w:ascii="Courier New" w:eastAsia="Times New Roman" w:hAnsi="Courier New" w:cs="Courier New"/>
                <w:color w:val="252525"/>
                <w:sz w:val="20"/>
                <w:szCs w:val="20"/>
                <w:lang w:eastAsia="ms-MY"/>
              </w:rPr>
              <w:t xml:space="preserve"> mac-address-table</w:t>
            </w:r>
          </w:p>
        </w:tc>
      </w:tr>
    </w:tbl>
    <w:p w14:paraId="225E1673" w14:textId="77777777" w:rsidR="00B23CFE" w:rsidRDefault="00B23CFE" w:rsidP="007D6610">
      <w:pPr>
        <w:pStyle w:val="ListParagraph"/>
        <w:shd w:val="clear" w:color="auto" w:fill="FFFFFF"/>
        <w:spacing w:after="163" w:line="360" w:lineRule="auto"/>
        <w:textAlignment w:val="baseline"/>
        <w:outlineLvl w:val="2"/>
        <w:rPr>
          <w:rFonts w:asciiTheme="minorBidi" w:eastAsia="Times New Roman" w:hAnsiTheme="minorBidi"/>
          <w:lang w:val="en-MY" w:eastAsia="ms-MY"/>
        </w:rPr>
      </w:pPr>
    </w:p>
    <w:p w14:paraId="446DB2B0" w14:textId="77777777" w:rsidR="00B23CFE" w:rsidRDefault="00B23CFE" w:rsidP="007D6610">
      <w:pPr>
        <w:pStyle w:val="ListParagraph"/>
        <w:shd w:val="clear" w:color="auto" w:fill="FFFFFF"/>
        <w:spacing w:after="163" w:line="360" w:lineRule="auto"/>
        <w:textAlignment w:val="baseline"/>
        <w:outlineLvl w:val="2"/>
        <w:rPr>
          <w:rFonts w:asciiTheme="minorBidi" w:eastAsia="Times New Roman" w:hAnsiTheme="minorBidi"/>
          <w:lang w:val="en-MY" w:eastAsia="ms-MY"/>
        </w:rPr>
      </w:pPr>
    </w:p>
    <w:p w14:paraId="707FF169" w14:textId="0E8FF9C5" w:rsidR="00B23CFE" w:rsidRPr="006C75A4" w:rsidRDefault="00B23CFE" w:rsidP="007D6610">
      <w:pPr>
        <w:pStyle w:val="ListParagraph"/>
        <w:shd w:val="clear" w:color="auto" w:fill="FFFFFF"/>
        <w:spacing w:after="163" w:line="360" w:lineRule="auto"/>
        <w:textAlignment w:val="baseline"/>
        <w:outlineLvl w:val="2"/>
        <w:rPr>
          <w:rFonts w:asciiTheme="minorBidi" w:eastAsia="Times New Roman" w:hAnsiTheme="minorBidi"/>
          <w:b/>
          <w:bCs/>
          <w:lang w:val="en-MY" w:eastAsia="ms-MY"/>
        </w:rPr>
      </w:pPr>
      <w:r w:rsidRPr="006C75A4">
        <w:rPr>
          <w:rFonts w:asciiTheme="minorBidi" w:eastAsia="Times New Roman" w:hAnsiTheme="minorBidi"/>
          <w:b/>
          <w:bCs/>
          <w:lang w:val="en-MY" w:eastAsia="ms-MY"/>
        </w:rPr>
        <w:t>SWA:</w:t>
      </w:r>
    </w:p>
    <w:p w14:paraId="57D5AFCA" w14:textId="6D47A488" w:rsidR="007D6610" w:rsidRDefault="007D6610" w:rsidP="007D6610">
      <w:pPr>
        <w:pStyle w:val="ListParagraph"/>
        <w:shd w:val="clear" w:color="auto" w:fill="FFFFFF"/>
        <w:spacing w:after="163" w:line="360" w:lineRule="auto"/>
        <w:textAlignment w:val="baseline"/>
        <w:outlineLvl w:val="2"/>
        <w:rPr>
          <w:rFonts w:asciiTheme="minorBidi" w:eastAsia="Times New Roman" w:hAnsiTheme="minorBidi"/>
          <w:lang w:val="en-MY" w:eastAsia="ms-MY"/>
        </w:rPr>
      </w:pPr>
      <w:r w:rsidRPr="007D6610">
        <w:rPr>
          <w:rFonts w:asciiTheme="minorBidi" w:eastAsia="Times New Roman" w:hAnsiTheme="minorBidi"/>
          <w:noProof/>
          <w:lang w:val="en-MY" w:eastAsia="ms-MY"/>
        </w:rPr>
        <w:drawing>
          <wp:inline distT="0" distB="0" distL="0" distR="0" wp14:anchorId="0BDCFDAE" wp14:editId="37FCB5C2">
            <wp:extent cx="3515216" cy="1857634"/>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15216" cy="1857634"/>
                    </a:xfrm>
                    <a:prstGeom prst="rect">
                      <a:avLst/>
                    </a:prstGeom>
                  </pic:spPr>
                </pic:pic>
              </a:graphicData>
            </a:graphic>
          </wp:inline>
        </w:drawing>
      </w:r>
    </w:p>
    <w:p w14:paraId="1BE08CBB" w14:textId="7B81392A" w:rsidR="00B23CFE" w:rsidRDefault="00B23CFE">
      <w:pPr>
        <w:rPr>
          <w:rFonts w:asciiTheme="minorBidi" w:eastAsia="Times New Roman" w:hAnsiTheme="minorBidi"/>
          <w:lang w:val="en-MY" w:eastAsia="ms-MY"/>
        </w:rPr>
      </w:pPr>
    </w:p>
    <w:p w14:paraId="6FBBE60C" w14:textId="3CBC38EC" w:rsidR="00B23CFE" w:rsidRPr="006C75A4" w:rsidRDefault="00B23CFE" w:rsidP="007D6610">
      <w:pPr>
        <w:pStyle w:val="ListParagraph"/>
        <w:shd w:val="clear" w:color="auto" w:fill="FFFFFF"/>
        <w:spacing w:after="163" w:line="360" w:lineRule="auto"/>
        <w:textAlignment w:val="baseline"/>
        <w:outlineLvl w:val="2"/>
        <w:rPr>
          <w:rFonts w:asciiTheme="minorBidi" w:eastAsia="Times New Roman" w:hAnsiTheme="minorBidi"/>
          <w:b/>
          <w:bCs/>
          <w:lang w:val="en-MY" w:eastAsia="ms-MY"/>
        </w:rPr>
      </w:pPr>
      <w:r w:rsidRPr="006C75A4">
        <w:rPr>
          <w:rFonts w:asciiTheme="minorBidi" w:eastAsia="Times New Roman" w:hAnsiTheme="minorBidi"/>
          <w:b/>
          <w:bCs/>
          <w:lang w:val="en-MY" w:eastAsia="ms-MY"/>
        </w:rPr>
        <w:t>SWB:</w:t>
      </w:r>
    </w:p>
    <w:p w14:paraId="7EBAC174" w14:textId="2A0DD548" w:rsidR="001E51CC" w:rsidRDefault="007C19C3" w:rsidP="007D6610">
      <w:pPr>
        <w:pStyle w:val="ListParagraph"/>
        <w:shd w:val="clear" w:color="auto" w:fill="FFFFFF"/>
        <w:spacing w:after="163" w:line="360" w:lineRule="auto"/>
        <w:textAlignment w:val="baseline"/>
        <w:outlineLvl w:val="2"/>
        <w:rPr>
          <w:rFonts w:asciiTheme="minorBidi" w:eastAsia="Times New Roman" w:hAnsiTheme="minorBidi"/>
          <w:lang w:val="en-MY" w:eastAsia="ms-MY"/>
        </w:rPr>
      </w:pPr>
      <w:r w:rsidRPr="007C19C3">
        <w:rPr>
          <w:rFonts w:asciiTheme="minorBidi" w:eastAsia="Times New Roman" w:hAnsiTheme="minorBidi"/>
          <w:noProof/>
          <w:lang w:val="en-MY" w:eastAsia="ms-MY"/>
        </w:rPr>
        <w:drawing>
          <wp:inline distT="0" distB="0" distL="0" distR="0" wp14:anchorId="55FDCD51" wp14:editId="04BA907F">
            <wp:extent cx="3439005" cy="1743318"/>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39005" cy="1743318"/>
                    </a:xfrm>
                    <a:prstGeom prst="rect">
                      <a:avLst/>
                    </a:prstGeom>
                  </pic:spPr>
                </pic:pic>
              </a:graphicData>
            </a:graphic>
          </wp:inline>
        </w:drawing>
      </w:r>
    </w:p>
    <w:p w14:paraId="4FB2F7BB" w14:textId="77777777" w:rsidR="00B23CFE" w:rsidRDefault="00B23CFE" w:rsidP="007D6610">
      <w:pPr>
        <w:pStyle w:val="ListParagraph"/>
        <w:shd w:val="clear" w:color="auto" w:fill="FFFFFF"/>
        <w:spacing w:after="163" w:line="360" w:lineRule="auto"/>
        <w:textAlignment w:val="baseline"/>
        <w:outlineLvl w:val="2"/>
        <w:rPr>
          <w:rFonts w:asciiTheme="minorBidi" w:eastAsia="Times New Roman" w:hAnsiTheme="minorBidi"/>
          <w:lang w:val="en-MY" w:eastAsia="ms-MY"/>
        </w:rPr>
      </w:pPr>
    </w:p>
    <w:p w14:paraId="08B9FB8F" w14:textId="3F3128F5" w:rsidR="00B23CFE" w:rsidRPr="006C75A4" w:rsidRDefault="00B23CFE" w:rsidP="007D6610">
      <w:pPr>
        <w:pStyle w:val="ListParagraph"/>
        <w:shd w:val="clear" w:color="auto" w:fill="FFFFFF"/>
        <w:spacing w:after="163" w:line="360" w:lineRule="auto"/>
        <w:textAlignment w:val="baseline"/>
        <w:outlineLvl w:val="2"/>
        <w:rPr>
          <w:rFonts w:asciiTheme="minorBidi" w:eastAsia="Times New Roman" w:hAnsiTheme="minorBidi"/>
          <w:b/>
          <w:bCs/>
          <w:lang w:val="en-MY" w:eastAsia="ms-MY"/>
        </w:rPr>
      </w:pPr>
      <w:r w:rsidRPr="006C75A4">
        <w:rPr>
          <w:rFonts w:asciiTheme="minorBidi" w:eastAsia="Times New Roman" w:hAnsiTheme="minorBidi"/>
          <w:b/>
          <w:bCs/>
          <w:lang w:val="en-MY" w:eastAsia="ms-MY"/>
        </w:rPr>
        <w:t>SWC:</w:t>
      </w:r>
    </w:p>
    <w:p w14:paraId="0DFEDA4C" w14:textId="1FD6A664" w:rsidR="007C19C3" w:rsidRPr="007D6610" w:rsidRDefault="00B23CFE" w:rsidP="007D6610">
      <w:pPr>
        <w:pStyle w:val="ListParagraph"/>
        <w:shd w:val="clear" w:color="auto" w:fill="FFFFFF"/>
        <w:spacing w:after="163" w:line="360" w:lineRule="auto"/>
        <w:textAlignment w:val="baseline"/>
        <w:outlineLvl w:val="2"/>
        <w:rPr>
          <w:rFonts w:asciiTheme="minorBidi" w:eastAsia="Times New Roman" w:hAnsiTheme="minorBidi"/>
          <w:lang w:val="en-MY" w:eastAsia="ms-MY"/>
        </w:rPr>
      </w:pPr>
      <w:r w:rsidRPr="00B23CFE">
        <w:rPr>
          <w:rFonts w:asciiTheme="minorBidi" w:eastAsia="Times New Roman" w:hAnsiTheme="minorBidi"/>
          <w:noProof/>
          <w:lang w:val="en-MY" w:eastAsia="ms-MY"/>
        </w:rPr>
        <w:drawing>
          <wp:inline distT="0" distB="0" distL="0" distR="0" wp14:anchorId="63DFAF9A" wp14:editId="176087D5">
            <wp:extent cx="3439005" cy="1733792"/>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39005" cy="1733792"/>
                    </a:xfrm>
                    <a:prstGeom prst="rect">
                      <a:avLst/>
                    </a:prstGeom>
                  </pic:spPr>
                </pic:pic>
              </a:graphicData>
            </a:graphic>
          </wp:inline>
        </w:drawing>
      </w:r>
    </w:p>
    <w:p w14:paraId="76160A07" w14:textId="0EB43A80" w:rsidR="00FA3934" w:rsidRDefault="00A51E14" w:rsidP="00A51E14">
      <w:pPr>
        <w:pStyle w:val="ListParagraph"/>
        <w:numPr>
          <w:ilvl w:val="0"/>
          <w:numId w:val="1"/>
        </w:numPr>
        <w:shd w:val="clear" w:color="auto" w:fill="FFFFFF"/>
        <w:spacing w:after="163" w:line="360" w:lineRule="auto"/>
        <w:textAlignment w:val="baseline"/>
        <w:outlineLvl w:val="2"/>
        <w:rPr>
          <w:rFonts w:asciiTheme="minorBidi" w:eastAsia="Times New Roman" w:hAnsiTheme="minorBidi"/>
          <w:lang w:val="en-MY" w:eastAsia="ms-MY"/>
        </w:rPr>
      </w:pPr>
      <w:r>
        <w:rPr>
          <w:rFonts w:asciiTheme="minorBidi" w:eastAsia="Times New Roman" w:hAnsiTheme="minorBidi"/>
          <w:color w:val="252525"/>
          <w:lang w:val="en-MY" w:eastAsia="ms-MY"/>
        </w:rPr>
        <w:lastRenderedPageBreak/>
        <w:t>At PCA</w:t>
      </w:r>
      <w:r w:rsidR="003A7851" w:rsidRPr="00E33B3C">
        <w:rPr>
          <w:rFonts w:asciiTheme="minorBidi" w:eastAsia="Times New Roman" w:hAnsiTheme="minorBidi"/>
          <w:color w:val="252525"/>
          <w:lang w:val="en-MY" w:eastAsia="ms-MY"/>
        </w:rPr>
        <w:t xml:space="preserve">, click on the PC icon, </w:t>
      </w:r>
      <w:r w:rsidRPr="00E33B3C">
        <w:rPr>
          <w:rFonts w:asciiTheme="minorBidi" w:eastAsia="Times New Roman" w:hAnsiTheme="minorBidi"/>
          <w:color w:val="252525"/>
          <w:lang w:val="en-MY" w:eastAsia="ms-MY"/>
        </w:rPr>
        <w:t>and then</w:t>
      </w:r>
      <w:r w:rsidR="003A7851" w:rsidRPr="00E33B3C">
        <w:rPr>
          <w:rFonts w:asciiTheme="minorBidi" w:eastAsia="Times New Roman" w:hAnsiTheme="minorBidi"/>
          <w:color w:val="252525"/>
          <w:lang w:val="en-MY" w:eastAsia="ms-MY"/>
        </w:rPr>
        <w:t xml:space="preserve"> choose Desktop-Command Prompt. At the command prompt </w:t>
      </w:r>
      <w:r>
        <w:rPr>
          <w:rFonts w:asciiTheme="minorBidi" w:eastAsia="Times New Roman" w:hAnsiTheme="minorBidi"/>
          <w:color w:val="252525"/>
          <w:lang w:val="en-MY" w:eastAsia="ms-MY"/>
        </w:rPr>
        <w:t xml:space="preserve">type </w:t>
      </w:r>
      <w:proofErr w:type="spellStart"/>
      <w:r w:rsidRPr="00A51E14">
        <w:rPr>
          <w:rFonts w:ascii="Courier New" w:eastAsia="Times New Roman" w:hAnsi="Courier New" w:cs="Courier New"/>
          <w:b/>
          <w:bCs/>
          <w:color w:val="252525"/>
          <w:lang w:val="en-MY" w:eastAsia="ms-MY"/>
        </w:rPr>
        <w:t>arp</w:t>
      </w:r>
      <w:proofErr w:type="spellEnd"/>
      <w:r w:rsidRPr="00A51E14">
        <w:rPr>
          <w:rFonts w:ascii="Courier New" w:eastAsia="Times New Roman" w:hAnsi="Courier New" w:cs="Courier New"/>
          <w:b/>
          <w:bCs/>
          <w:color w:val="252525"/>
          <w:lang w:val="en-MY" w:eastAsia="ms-MY"/>
        </w:rPr>
        <w:t xml:space="preserve"> –a</w:t>
      </w:r>
      <w:r>
        <w:rPr>
          <w:rFonts w:asciiTheme="minorBidi" w:eastAsia="Times New Roman" w:hAnsiTheme="minorBidi"/>
          <w:color w:val="252525"/>
          <w:lang w:val="en-MY" w:eastAsia="ms-MY"/>
        </w:rPr>
        <w:t xml:space="preserve"> and click enter. S</w:t>
      </w:r>
      <w:r w:rsidR="003A7851" w:rsidRPr="00E33B3C">
        <w:rPr>
          <w:rFonts w:asciiTheme="minorBidi" w:eastAsia="Times New Roman" w:hAnsiTheme="minorBidi"/>
          <w:color w:val="252525"/>
          <w:lang w:val="en-MY" w:eastAsia="ms-MY"/>
        </w:rPr>
        <w:t xml:space="preserve">nap the results after the last </w:t>
      </w:r>
      <w:r w:rsidR="003A7851" w:rsidRPr="00776E8A">
        <w:rPr>
          <w:rFonts w:asciiTheme="minorBidi" w:eastAsia="Times New Roman" w:hAnsiTheme="minorBidi"/>
          <w:lang w:val="en-MY" w:eastAsia="ms-MY"/>
        </w:rPr>
        <w:t>command and paste it here.</w:t>
      </w:r>
      <w:r w:rsidRPr="00776E8A">
        <w:rPr>
          <w:rFonts w:asciiTheme="minorBidi" w:eastAsia="Times New Roman" w:hAnsiTheme="minorBidi"/>
          <w:lang w:val="en-MY" w:eastAsia="ms-MY"/>
        </w:rPr>
        <w:t xml:space="preserve"> Do this to all PCs in the topology.</w:t>
      </w:r>
    </w:p>
    <w:p w14:paraId="27343F65" w14:textId="3FF9851B" w:rsidR="003E3A08" w:rsidRDefault="00885335" w:rsidP="00885335">
      <w:pPr>
        <w:pStyle w:val="ListParagraph"/>
        <w:shd w:val="clear" w:color="auto" w:fill="FFFFFF"/>
        <w:spacing w:after="163" w:line="360" w:lineRule="auto"/>
        <w:textAlignment w:val="baseline"/>
        <w:outlineLvl w:val="2"/>
        <w:rPr>
          <w:rFonts w:asciiTheme="minorBidi" w:eastAsia="Times New Roman" w:hAnsiTheme="minorBidi"/>
          <w:lang w:val="en-MY" w:eastAsia="ms-MY"/>
        </w:rPr>
      </w:pPr>
      <w:r w:rsidRPr="00885335">
        <w:rPr>
          <w:rFonts w:asciiTheme="minorBidi" w:eastAsia="Times New Roman" w:hAnsiTheme="minorBidi"/>
          <w:noProof/>
          <w:lang w:val="en-MY" w:eastAsia="ms-MY"/>
        </w:rPr>
        <w:drawing>
          <wp:inline distT="0" distB="0" distL="0" distR="0" wp14:anchorId="5A065F5F" wp14:editId="4185AAE2">
            <wp:extent cx="3581900" cy="31436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81900" cy="3143689"/>
                    </a:xfrm>
                    <a:prstGeom prst="rect">
                      <a:avLst/>
                    </a:prstGeom>
                  </pic:spPr>
                </pic:pic>
              </a:graphicData>
            </a:graphic>
          </wp:inline>
        </w:drawing>
      </w:r>
    </w:p>
    <w:p w14:paraId="627430F4" w14:textId="3D8481D2" w:rsidR="00885335" w:rsidRDefault="00F65840" w:rsidP="00885335">
      <w:pPr>
        <w:pStyle w:val="ListParagraph"/>
        <w:shd w:val="clear" w:color="auto" w:fill="FFFFFF"/>
        <w:spacing w:after="163" w:line="360" w:lineRule="auto"/>
        <w:textAlignment w:val="baseline"/>
        <w:outlineLvl w:val="2"/>
        <w:rPr>
          <w:rFonts w:asciiTheme="minorBidi" w:eastAsia="Times New Roman" w:hAnsiTheme="minorBidi"/>
          <w:lang w:val="en-MY" w:eastAsia="ms-MY"/>
        </w:rPr>
      </w:pPr>
      <w:r w:rsidRPr="00F65840">
        <w:rPr>
          <w:rFonts w:asciiTheme="minorBidi" w:eastAsia="Times New Roman" w:hAnsiTheme="minorBidi"/>
          <w:noProof/>
          <w:lang w:val="en-MY" w:eastAsia="ms-MY"/>
        </w:rPr>
        <w:drawing>
          <wp:inline distT="0" distB="0" distL="0" distR="0" wp14:anchorId="2B466A7F" wp14:editId="477062A0">
            <wp:extent cx="3934374" cy="2067213"/>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34374" cy="2067213"/>
                    </a:xfrm>
                    <a:prstGeom prst="rect">
                      <a:avLst/>
                    </a:prstGeom>
                  </pic:spPr>
                </pic:pic>
              </a:graphicData>
            </a:graphic>
          </wp:inline>
        </w:drawing>
      </w:r>
    </w:p>
    <w:p w14:paraId="1F752C22" w14:textId="340E7A23" w:rsidR="00F65840" w:rsidRDefault="00F65840" w:rsidP="00885335">
      <w:pPr>
        <w:pStyle w:val="ListParagraph"/>
        <w:shd w:val="clear" w:color="auto" w:fill="FFFFFF"/>
        <w:spacing w:after="163" w:line="360" w:lineRule="auto"/>
        <w:textAlignment w:val="baseline"/>
        <w:outlineLvl w:val="2"/>
        <w:rPr>
          <w:rFonts w:asciiTheme="minorBidi" w:eastAsia="Times New Roman" w:hAnsiTheme="minorBidi"/>
          <w:lang w:val="en-MY" w:eastAsia="ms-MY"/>
        </w:rPr>
      </w:pPr>
      <w:r w:rsidRPr="00F65840">
        <w:rPr>
          <w:rFonts w:asciiTheme="minorBidi" w:eastAsia="Times New Roman" w:hAnsiTheme="minorBidi"/>
          <w:noProof/>
          <w:lang w:val="en-MY" w:eastAsia="ms-MY"/>
        </w:rPr>
        <w:drawing>
          <wp:inline distT="0" distB="0" distL="0" distR="0" wp14:anchorId="3A860D21" wp14:editId="43B28E6B">
            <wp:extent cx="3553321" cy="2057687"/>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53321" cy="2057687"/>
                    </a:xfrm>
                    <a:prstGeom prst="rect">
                      <a:avLst/>
                    </a:prstGeom>
                  </pic:spPr>
                </pic:pic>
              </a:graphicData>
            </a:graphic>
          </wp:inline>
        </w:drawing>
      </w:r>
    </w:p>
    <w:p w14:paraId="2A704D55" w14:textId="491FD547" w:rsidR="00F65840" w:rsidRDefault="004B36B0" w:rsidP="00885335">
      <w:pPr>
        <w:pStyle w:val="ListParagraph"/>
        <w:shd w:val="clear" w:color="auto" w:fill="FFFFFF"/>
        <w:spacing w:after="163" w:line="360" w:lineRule="auto"/>
        <w:textAlignment w:val="baseline"/>
        <w:outlineLvl w:val="2"/>
        <w:rPr>
          <w:rFonts w:asciiTheme="minorBidi" w:eastAsia="Times New Roman" w:hAnsiTheme="minorBidi"/>
          <w:lang w:val="en-MY" w:eastAsia="ms-MY"/>
        </w:rPr>
      </w:pPr>
      <w:r w:rsidRPr="004B36B0">
        <w:rPr>
          <w:rFonts w:asciiTheme="minorBidi" w:eastAsia="Times New Roman" w:hAnsiTheme="minorBidi"/>
          <w:noProof/>
          <w:lang w:val="en-MY" w:eastAsia="ms-MY"/>
        </w:rPr>
        <w:lastRenderedPageBreak/>
        <w:drawing>
          <wp:inline distT="0" distB="0" distL="0" distR="0" wp14:anchorId="2790BEBE" wp14:editId="76F25124">
            <wp:extent cx="3905795" cy="20767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05795" cy="2076740"/>
                    </a:xfrm>
                    <a:prstGeom prst="rect">
                      <a:avLst/>
                    </a:prstGeom>
                  </pic:spPr>
                </pic:pic>
              </a:graphicData>
            </a:graphic>
          </wp:inline>
        </w:drawing>
      </w:r>
    </w:p>
    <w:p w14:paraId="6545E0BA" w14:textId="4166EB3C" w:rsidR="004B36B0" w:rsidRPr="00776E8A" w:rsidRDefault="009F064C" w:rsidP="00885335">
      <w:pPr>
        <w:pStyle w:val="ListParagraph"/>
        <w:shd w:val="clear" w:color="auto" w:fill="FFFFFF"/>
        <w:spacing w:after="163" w:line="360" w:lineRule="auto"/>
        <w:textAlignment w:val="baseline"/>
        <w:outlineLvl w:val="2"/>
        <w:rPr>
          <w:rFonts w:asciiTheme="minorBidi" w:eastAsia="Times New Roman" w:hAnsiTheme="minorBidi"/>
          <w:lang w:val="en-MY" w:eastAsia="ms-MY"/>
        </w:rPr>
      </w:pPr>
      <w:r w:rsidRPr="009F064C">
        <w:rPr>
          <w:rFonts w:asciiTheme="minorBidi" w:eastAsia="Times New Roman" w:hAnsiTheme="minorBidi"/>
          <w:noProof/>
          <w:lang w:val="en-MY" w:eastAsia="ms-MY"/>
        </w:rPr>
        <w:drawing>
          <wp:inline distT="0" distB="0" distL="0" distR="0" wp14:anchorId="245B37C3" wp14:editId="5A76FAF2">
            <wp:extent cx="3886742" cy="196242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86742" cy="1962424"/>
                    </a:xfrm>
                    <a:prstGeom prst="rect">
                      <a:avLst/>
                    </a:prstGeom>
                  </pic:spPr>
                </pic:pic>
              </a:graphicData>
            </a:graphic>
          </wp:inline>
        </w:drawing>
      </w:r>
    </w:p>
    <w:p w14:paraId="53F401EF" w14:textId="77777777" w:rsidR="006C75A4" w:rsidRDefault="006C75A4" w:rsidP="006C75A4">
      <w:pPr>
        <w:pStyle w:val="ListParagraph"/>
        <w:shd w:val="clear" w:color="auto" w:fill="FFFFFF"/>
        <w:spacing w:after="163" w:line="360" w:lineRule="auto"/>
        <w:textAlignment w:val="baseline"/>
        <w:outlineLvl w:val="2"/>
        <w:rPr>
          <w:rFonts w:asciiTheme="minorBidi" w:eastAsia="Times New Roman" w:hAnsiTheme="minorBidi"/>
          <w:lang w:val="en-MY" w:eastAsia="ms-MY"/>
        </w:rPr>
      </w:pPr>
    </w:p>
    <w:p w14:paraId="76160A08" w14:textId="7C89F7CA" w:rsidR="00A51E14" w:rsidRDefault="00793108" w:rsidP="00776E8A">
      <w:pPr>
        <w:pStyle w:val="ListParagraph"/>
        <w:numPr>
          <w:ilvl w:val="0"/>
          <w:numId w:val="1"/>
        </w:numPr>
        <w:shd w:val="clear" w:color="auto" w:fill="FFFFFF"/>
        <w:spacing w:after="163" w:line="360" w:lineRule="auto"/>
        <w:textAlignment w:val="baseline"/>
        <w:outlineLvl w:val="2"/>
        <w:rPr>
          <w:rFonts w:asciiTheme="minorBidi" w:eastAsia="Times New Roman" w:hAnsiTheme="minorBidi"/>
          <w:lang w:val="en-MY" w:eastAsia="ms-MY"/>
        </w:rPr>
      </w:pPr>
      <w:r w:rsidRPr="00776E8A">
        <w:rPr>
          <w:rFonts w:asciiTheme="minorBidi" w:eastAsia="Times New Roman" w:hAnsiTheme="minorBidi"/>
          <w:lang w:val="en-MY" w:eastAsia="ms-MY"/>
        </w:rPr>
        <w:t>What are your thoughts on the results?</w:t>
      </w:r>
    </w:p>
    <w:p w14:paraId="474F1F00" w14:textId="611ADD0A" w:rsidR="00990F15" w:rsidRPr="000354ED" w:rsidRDefault="00C012C0" w:rsidP="00C012C0">
      <w:pPr>
        <w:shd w:val="clear" w:color="auto" w:fill="FFFFFF"/>
        <w:spacing w:after="163" w:line="360" w:lineRule="auto"/>
        <w:ind w:left="720"/>
        <w:textAlignment w:val="baseline"/>
        <w:outlineLvl w:val="2"/>
        <w:rPr>
          <w:rFonts w:asciiTheme="minorBidi" w:eastAsia="Times New Roman" w:hAnsiTheme="minorBidi"/>
          <w:color w:val="1F497D" w:themeColor="text2"/>
          <w:lang w:val="en-MY" w:eastAsia="ms-MY"/>
        </w:rPr>
      </w:pPr>
      <w:r w:rsidRPr="000354ED">
        <w:rPr>
          <w:rFonts w:asciiTheme="minorBidi" w:eastAsia="Times New Roman" w:hAnsiTheme="minorBidi"/>
          <w:color w:val="1F497D" w:themeColor="text2"/>
          <w:lang w:val="en-MY" w:eastAsia="ms-MY"/>
        </w:rPr>
        <w:t xml:space="preserve">There is no </w:t>
      </w:r>
      <w:r w:rsidR="00747D7D">
        <w:rPr>
          <w:rFonts w:asciiTheme="minorBidi" w:eastAsia="Times New Roman" w:hAnsiTheme="minorBidi"/>
          <w:color w:val="1F497D" w:themeColor="text2"/>
          <w:lang w:val="en-MY" w:eastAsia="ms-MY"/>
        </w:rPr>
        <w:t>traffic</w:t>
      </w:r>
      <w:r w:rsidR="008960FF" w:rsidRPr="000354ED">
        <w:rPr>
          <w:rFonts w:asciiTheme="minorBidi" w:eastAsia="Times New Roman" w:hAnsiTheme="minorBidi"/>
          <w:color w:val="1F497D" w:themeColor="text2"/>
          <w:lang w:val="en-MY" w:eastAsia="ms-MY"/>
        </w:rPr>
        <w:t xml:space="preserve"> generated yet</w:t>
      </w:r>
      <w:r w:rsidR="006C75A4">
        <w:rPr>
          <w:rFonts w:asciiTheme="minorBidi" w:eastAsia="Times New Roman" w:hAnsiTheme="minorBidi"/>
          <w:color w:val="1F497D" w:themeColor="text2"/>
          <w:lang w:val="en-MY" w:eastAsia="ms-MY"/>
        </w:rPr>
        <w:t xml:space="preserve">. </w:t>
      </w:r>
      <w:proofErr w:type="gramStart"/>
      <w:r w:rsidR="006C75A4">
        <w:rPr>
          <w:rFonts w:asciiTheme="minorBidi" w:eastAsia="Times New Roman" w:hAnsiTheme="minorBidi"/>
          <w:color w:val="1F497D" w:themeColor="text2"/>
          <w:lang w:val="en-MY" w:eastAsia="ms-MY"/>
        </w:rPr>
        <w:t>S</w:t>
      </w:r>
      <w:r w:rsidR="006C75A4" w:rsidRPr="006C75A4">
        <w:rPr>
          <w:rFonts w:asciiTheme="minorBidi" w:eastAsia="Times New Roman" w:hAnsiTheme="minorBidi"/>
          <w:color w:val="1F497D" w:themeColor="text2"/>
          <w:lang w:val="en-MY" w:eastAsia="ms-MY"/>
        </w:rPr>
        <w:t>o</w:t>
      </w:r>
      <w:proofErr w:type="gramEnd"/>
      <w:r w:rsidR="006C75A4" w:rsidRPr="006C75A4">
        <w:rPr>
          <w:rFonts w:asciiTheme="minorBidi" w:eastAsia="Times New Roman" w:hAnsiTheme="minorBidi"/>
          <w:color w:val="1F497D" w:themeColor="text2"/>
          <w:lang w:val="en-MY" w:eastAsia="ms-MY"/>
        </w:rPr>
        <w:t xml:space="preserve"> the PC has not needed to resolve any MAC addresses.</w:t>
      </w:r>
    </w:p>
    <w:p w14:paraId="3F09D160" w14:textId="77777777" w:rsidR="00DD127E" w:rsidRDefault="00DD127E">
      <w:pPr>
        <w:rPr>
          <w:rFonts w:asciiTheme="minorBidi" w:eastAsia="Times New Roman" w:hAnsiTheme="minorBidi"/>
          <w:b/>
          <w:bCs/>
          <w:color w:val="252525"/>
          <w:sz w:val="28"/>
          <w:szCs w:val="28"/>
          <w:lang w:val="en-MY" w:eastAsia="ms-MY"/>
        </w:rPr>
      </w:pPr>
      <w:r>
        <w:rPr>
          <w:rFonts w:asciiTheme="minorBidi" w:eastAsia="Times New Roman" w:hAnsiTheme="minorBidi"/>
          <w:b/>
          <w:bCs/>
          <w:color w:val="252525"/>
          <w:sz w:val="28"/>
          <w:szCs w:val="28"/>
          <w:lang w:val="en-MY" w:eastAsia="ms-MY"/>
        </w:rPr>
        <w:br w:type="page"/>
      </w:r>
    </w:p>
    <w:p w14:paraId="76160A09" w14:textId="16831D5A" w:rsidR="00356043" w:rsidRPr="00E33B3C" w:rsidRDefault="00356043" w:rsidP="00E97101">
      <w:pPr>
        <w:shd w:val="clear" w:color="auto" w:fill="FFFFFF"/>
        <w:spacing w:after="163" w:line="360" w:lineRule="auto"/>
        <w:textAlignment w:val="baseline"/>
        <w:outlineLvl w:val="2"/>
        <w:rPr>
          <w:rFonts w:asciiTheme="minorBidi" w:eastAsia="Times New Roman" w:hAnsiTheme="minorBidi"/>
          <w:b/>
          <w:bCs/>
          <w:color w:val="252525"/>
          <w:sz w:val="28"/>
          <w:szCs w:val="28"/>
          <w:lang w:val="en-MY" w:eastAsia="ms-MY"/>
        </w:rPr>
      </w:pPr>
      <w:r w:rsidRPr="00E33B3C">
        <w:rPr>
          <w:rFonts w:asciiTheme="minorBidi" w:eastAsia="Times New Roman" w:hAnsiTheme="minorBidi"/>
          <w:b/>
          <w:bCs/>
          <w:color w:val="252525"/>
          <w:sz w:val="28"/>
          <w:szCs w:val="28"/>
          <w:lang w:val="en-MY" w:eastAsia="ms-MY"/>
        </w:rPr>
        <w:lastRenderedPageBreak/>
        <w:t xml:space="preserve">Part </w:t>
      </w:r>
      <w:r w:rsidR="00E97101">
        <w:rPr>
          <w:rFonts w:asciiTheme="minorBidi" w:eastAsia="Times New Roman" w:hAnsiTheme="minorBidi"/>
          <w:b/>
          <w:bCs/>
          <w:color w:val="252525"/>
          <w:sz w:val="28"/>
          <w:szCs w:val="28"/>
          <w:lang w:val="en-MY" w:eastAsia="ms-MY"/>
        </w:rPr>
        <w:t>2</w:t>
      </w:r>
      <w:r w:rsidRPr="00E33B3C">
        <w:rPr>
          <w:rFonts w:asciiTheme="minorBidi" w:eastAsia="Times New Roman" w:hAnsiTheme="minorBidi"/>
          <w:b/>
          <w:bCs/>
          <w:color w:val="252525"/>
          <w:sz w:val="28"/>
          <w:szCs w:val="28"/>
          <w:lang w:val="en-MY" w:eastAsia="ms-MY"/>
        </w:rPr>
        <w:t xml:space="preserve">: Generate Network Traffic </w:t>
      </w:r>
    </w:p>
    <w:p w14:paraId="76160A0A" w14:textId="77777777" w:rsidR="008042C5" w:rsidRPr="00E33B3C" w:rsidRDefault="008042C5" w:rsidP="00A65DD6">
      <w:pPr>
        <w:shd w:val="clear" w:color="auto" w:fill="FFFFFF"/>
        <w:spacing w:after="163" w:line="360" w:lineRule="auto"/>
        <w:textAlignment w:val="baseline"/>
        <w:outlineLvl w:val="4"/>
        <w:rPr>
          <w:rFonts w:asciiTheme="minorBidi" w:eastAsia="Times New Roman" w:hAnsiTheme="minorBidi"/>
          <w:b/>
          <w:bCs/>
          <w:color w:val="252525"/>
          <w:lang w:val="en-MY" w:eastAsia="ms-MY"/>
        </w:rPr>
      </w:pPr>
      <w:r w:rsidRPr="00E33B3C">
        <w:rPr>
          <w:rFonts w:asciiTheme="minorBidi" w:eastAsia="Times New Roman" w:hAnsiTheme="minorBidi"/>
          <w:b/>
          <w:bCs/>
          <w:color w:val="252525"/>
          <w:lang w:val="en-MY" w:eastAsia="ms-MY"/>
        </w:rPr>
        <w:t xml:space="preserve">Step 1: Generate traffic </w:t>
      </w:r>
      <w:r w:rsidR="00A65DD6">
        <w:rPr>
          <w:rFonts w:asciiTheme="minorBidi" w:eastAsia="Times New Roman" w:hAnsiTheme="minorBidi"/>
          <w:b/>
          <w:bCs/>
          <w:color w:val="252525"/>
          <w:lang w:val="en-MY" w:eastAsia="ms-MY"/>
        </w:rPr>
        <w:t>between PCA and PCB</w:t>
      </w:r>
      <w:r w:rsidRPr="00E33B3C">
        <w:rPr>
          <w:rFonts w:asciiTheme="minorBidi" w:eastAsia="Times New Roman" w:hAnsiTheme="minorBidi"/>
          <w:b/>
          <w:bCs/>
          <w:color w:val="252525"/>
          <w:lang w:val="en-MY" w:eastAsia="ms-MY"/>
        </w:rPr>
        <w:t>.</w:t>
      </w:r>
    </w:p>
    <w:p w14:paraId="76160A0B" w14:textId="77777777" w:rsidR="008042C5" w:rsidRPr="00E33B3C" w:rsidRDefault="00A65DD6" w:rsidP="00577D39">
      <w:pPr>
        <w:shd w:val="clear" w:color="auto" w:fill="FFFFFF"/>
        <w:spacing w:after="204" w:line="360" w:lineRule="auto"/>
        <w:textAlignment w:val="baseline"/>
        <w:rPr>
          <w:rFonts w:asciiTheme="minorBidi" w:eastAsia="Times New Roman" w:hAnsiTheme="minorBidi"/>
          <w:color w:val="222222"/>
          <w:lang w:val="en-MY" w:eastAsia="ms-MY"/>
        </w:rPr>
      </w:pPr>
      <w:r>
        <w:rPr>
          <w:rFonts w:asciiTheme="minorBidi" w:eastAsia="Times New Roman" w:hAnsiTheme="minorBidi"/>
          <w:color w:val="222222"/>
          <w:lang w:val="en-MY" w:eastAsia="ms-MY"/>
        </w:rPr>
        <w:t xml:space="preserve">In the command prompt </w:t>
      </w:r>
      <w:r w:rsidR="008042C5" w:rsidRPr="00E33B3C">
        <w:rPr>
          <w:rFonts w:asciiTheme="minorBidi" w:eastAsia="Times New Roman" w:hAnsiTheme="minorBidi"/>
          <w:color w:val="222222"/>
          <w:lang w:val="en-MY" w:eastAsia="ms-MY"/>
        </w:rPr>
        <w:t>Perform the following tasks task to reduce the amount of network traffic viewed in the simulation.</w:t>
      </w:r>
    </w:p>
    <w:p w14:paraId="76160A0C" w14:textId="77777777" w:rsidR="008042C5" w:rsidRPr="008D234B" w:rsidRDefault="008042C5" w:rsidP="008D234B">
      <w:pPr>
        <w:pStyle w:val="ListParagraph"/>
        <w:numPr>
          <w:ilvl w:val="0"/>
          <w:numId w:val="5"/>
        </w:numPr>
        <w:shd w:val="clear" w:color="auto" w:fill="FFFFFF"/>
        <w:spacing w:after="0" w:line="360" w:lineRule="auto"/>
        <w:textAlignment w:val="baseline"/>
        <w:rPr>
          <w:rFonts w:asciiTheme="minorBidi" w:eastAsia="Times New Roman" w:hAnsiTheme="minorBidi"/>
          <w:color w:val="222222"/>
          <w:lang w:val="en-MY" w:eastAsia="ms-MY"/>
        </w:rPr>
      </w:pPr>
      <w:r w:rsidRPr="008D234B">
        <w:rPr>
          <w:rFonts w:asciiTheme="minorBidi" w:eastAsia="Times New Roman" w:hAnsiTheme="minorBidi"/>
          <w:color w:val="222222"/>
          <w:lang w:val="en-MY" w:eastAsia="ms-MY"/>
        </w:rPr>
        <w:t>Click </w:t>
      </w:r>
      <w:r w:rsidR="008D234B" w:rsidRPr="008D234B">
        <w:rPr>
          <w:rFonts w:asciiTheme="minorBidi" w:eastAsia="Times New Roman" w:hAnsiTheme="minorBidi"/>
          <w:b/>
          <w:bCs/>
          <w:color w:val="222222"/>
          <w:lang w:val="en-MY" w:eastAsia="ms-MY"/>
        </w:rPr>
        <w:t>PCA</w:t>
      </w:r>
      <w:r w:rsidRPr="008D234B">
        <w:rPr>
          <w:rFonts w:asciiTheme="minorBidi" w:eastAsia="Times New Roman" w:hAnsiTheme="minorBidi"/>
          <w:color w:val="222222"/>
          <w:lang w:val="en-MY" w:eastAsia="ms-MY"/>
        </w:rPr>
        <w:t> and click the Desktop tab &gt; Command Prompt.</w:t>
      </w:r>
    </w:p>
    <w:p w14:paraId="76160A0D" w14:textId="77777777" w:rsidR="008042C5" w:rsidRPr="008D234B" w:rsidRDefault="008042C5" w:rsidP="008D234B">
      <w:pPr>
        <w:pStyle w:val="ListParagraph"/>
        <w:numPr>
          <w:ilvl w:val="0"/>
          <w:numId w:val="5"/>
        </w:numPr>
        <w:shd w:val="clear" w:color="auto" w:fill="FFFFFF"/>
        <w:spacing w:after="0" w:line="360" w:lineRule="auto"/>
        <w:textAlignment w:val="baseline"/>
        <w:rPr>
          <w:rFonts w:asciiTheme="minorBidi" w:eastAsia="Times New Roman" w:hAnsiTheme="minorBidi"/>
          <w:color w:val="222222"/>
          <w:lang w:val="en-MY" w:eastAsia="ms-MY"/>
        </w:rPr>
      </w:pPr>
      <w:r w:rsidRPr="008D234B">
        <w:rPr>
          <w:rFonts w:asciiTheme="minorBidi" w:eastAsia="Times New Roman" w:hAnsiTheme="minorBidi"/>
          <w:color w:val="222222"/>
          <w:lang w:val="en-MY" w:eastAsia="ms-MY"/>
        </w:rPr>
        <w:t>Enter the </w:t>
      </w:r>
      <w:r w:rsidRPr="008D234B">
        <w:rPr>
          <w:rFonts w:asciiTheme="minorBidi" w:eastAsia="Times New Roman" w:hAnsiTheme="minorBidi"/>
          <w:b/>
          <w:bCs/>
          <w:color w:val="222222"/>
          <w:lang w:val="en-MY" w:eastAsia="ms-MY"/>
        </w:rPr>
        <w:t>ping 192.168.</w:t>
      </w:r>
      <w:r w:rsidR="008D234B" w:rsidRPr="008D234B">
        <w:rPr>
          <w:rFonts w:asciiTheme="minorBidi" w:eastAsia="Times New Roman" w:hAnsiTheme="minorBidi"/>
          <w:b/>
          <w:bCs/>
          <w:color w:val="222222"/>
          <w:lang w:val="en-MY" w:eastAsia="ms-MY"/>
        </w:rPr>
        <w:t>33.22</w:t>
      </w:r>
      <w:r w:rsidRPr="008D234B">
        <w:rPr>
          <w:rFonts w:asciiTheme="minorBidi" w:eastAsia="Times New Roman" w:hAnsiTheme="minorBidi"/>
          <w:color w:val="222222"/>
          <w:lang w:val="en-MY" w:eastAsia="ms-MY"/>
        </w:rPr>
        <w:t xml:space="preserve"> command. This </w:t>
      </w:r>
      <w:r w:rsidR="008D234B" w:rsidRPr="008D234B">
        <w:rPr>
          <w:rFonts w:asciiTheme="minorBidi" w:eastAsia="Times New Roman" w:hAnsiTheme="minorBidi"/>
          <w:color w:val="222222"/>
          <w:lang w:val="en-MY" w:eastAsia="ms-MY"/>
        </w:rPr>
        <w:t xml:space="preserve">may take a few seconds. </w:t>
      </w:r>
    </w:p>
    <w:p w14:paraId="76160A0E" w14:textId="4E945DD1" w:rsidR="008D234B" w:rsidRDefault="008D234B" w:rsidP="008D234B">
      <w:pPr>
        <w:pStyle w:val="ListParagraph"/>
        <w:numPr>
          <w:ilvl w:val="0"/>
          <w:numId w:val="5"/>
        </w:numPr>
        <w:shd w:val="clear" w:color="auto" w:fill="FFFFFF"/>
        <w:spacing w:after="0" w:line="360" w:lineRule="auto"/>
        <w:textAlignment w:val="baseline"/>
        <w:rPr>
          <w:rFonts w:asciiTheme="minorBidi" w:eastAsia="Times New Roman" w:hAnsiTheme="minorBidi"/>
          <w:color w:val="222222"/>
          <w:lang w:val="en-MY" w:eastAsia="ms-MY"/>
        </w:rPr>
      </w:pPr>
      <w:r w:rsidRPr="008D234B">
        <w:rPr>
          <w:rFonts w:asciiTheme="minorBidi" w:eastAsia="Times New Roman" w:hAnsiTheme="minorBidi"/>
          <w:color w:val="222222"/>
          <w:lang w:val="en-MY" w:eastAsia="ms-MY"/>
        </w:rPr>
        <w:t xml:space="preserve">In the Command prompt of PCA, type </w:t>
      </w:r>
      <w:proofErr w:type="spellStart"/>
      <w:r w:rsidRPr="008D234B">
        <w:rPr>
          <w:rFonts w:asciiTheme="minorBidi" w:eastAsia="Times New Roman" w:hAnsiTheme="minorBidi"/>
          <w:b/>
          <w:bCs/>
          <w:color w:val="222222"/>
          <w:lang w:val="en-MY" w:eastAsia="ms-MY"/>
        </w:rPr>
        <w:t>arp</w:t>
      </w:r>
      <w:proofErr w:type="spellEnd"/>
      <w:r w:rsidRPr="008D234B">
        <w:rPr>
          <w:rFonts w:asciiTheme="minorBidi" w:eastAsia="Times New Roman" w:hAnsiTheme="minorBidi"/>
          <w:b/>
          <w:bCs/>
          <w:color w:val="222222"/>
          <w:lang w:val="en-MY" w:eastAsia="ms-MY"/>
        </w:rPr>
        <w:t xml:space="preserve"> –a</w:t>
      </w:r>
      <w:r w:rsidRPr="008D234B">
        <w:rPr>
          <w:rFonts w:asciiTheme="minorBidi" w:eastAsia="Times New Roman" w:hAnsiTheme="minorBidi"/>
          <w:color w:val="222222"/>
          <w:lang w:val="en-MY" w:eastAsia="ms-MY"/>
        </w:rPr>
        <w:t>. Paste the result of this command here.</w:t>
      </w:r>
    </w:p>
    <w:p w14:paraId="2CDFE901" w14:textId="07E2CE03" w:rsidR="00FA427C" w:rsidRPr="008D234B" w:rsidRDefault="005470B5" w:rsidP="005470B5">
      <w:pPr>
        <w:pStyle w:val="ListParagraph"/>
        <w:shd w:val="clear" w:color="auto" w:fill="FFFFFF"/>
        <w:spacing w:after="0" w:line="360" w:lineRule="auto"/>
        <w:textAlignment w:val="baseline"/>
        <w:rPr>
          <w:rFonts w:asciiTheme="minorBidi" w:eastAsia="Times New Roman" w:hAnsiTheme="minorBidi"/>
          <w:color w:val="222222"/>
          <w:lang w:val="en-MY" w:eastAsia="ms-MY"/>
        </w:rPr>
      </w:pPr>
      <w:r w:rsidRPr="005470B5">
        <w:rPr>
          <w:rFonts w:asciiTheme="minorBidi" w:eastAsia="Times New Roman" w:hAnsiTheme="minorBidi"/>
          <w:noProof/>
          <w:color w:val="222222"/>
          <w:lang w:val="en-MY" w:eastAsia="ms-MY"/>
        </w:rPr>
        <w:drawing>
          <wp:inline distT="0" distB="0" distL="0" distR="0" wp14:anchorId="2305EF28" wp14:editId="35B48F7F">
            <wp:extent cx="4143953" cy="781159"/>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43953" cy="781159"/>
                    </a:xfrm>
                    <a:prstGeom prst="rect">
                      <a:avLst/>
                    </a:prstGeom>
                  </pic:spPr>
                </pic:pic>
              </a:graphicData>
            </a:graphic>
          </wp:inline>
        </w:drawing>
      </w:r>
    </w:p>
    <w:p w14:paraId="58D68F49" w14:textId="3A43D4A9" w:rsidR="005470B5" w:rsidRDefault="008D234B" w:rsidP="00FE0B71">
      <w:pPr>
        <w:pStyle w:val="ListParagraph"/>
        <w:numPr>
          <w:ilvl w:val="0"/>
          <w:numId w:val="5"/>
        </w:numPr>
        <w:shd w:val="clear" w:color="auto" w:fill="FFFFFF"/>
        <w:spacing w:after="0" w:line="360" w:lineRule="auto"/>
        <w:textAlignment w:val="baseline"/>
        <w:rPr>
          <w:rFonts w:asciiTheme="minorBidi" w:eastAsia="Times New Roman" w:hAnsiTheme="minorBidi"/>
          <w:color w:val="222222"/>
          <w:lang w:val="en-MY" w:eastAsia="ms-MY"/>
        </w:rPr>
      </w:pPr>
      <w:r w:rsidRPr="005470B5">
        <w:rPr>
          <w:rFonts w:asciiTheme="minorBidi" w:eastAsia="Times New Roman" w:hAnsiTheme="minorBidi"/>
          <w:color w:val="222222"/>
          <w:lang w:val="en-MY" w:eastAsia="ms-MY"/>
        </w:rPr>
        <w:t xml:space="preserve">In the Command prompt of PCB, type </w:t>
      </w:r>
      <w:proofErr w:type="spellStart"/>
      <w:r w:rsidRPr="005470B5">
        <w:rPr>
          <w:rFonts w:asciiTheme="minorBidi" w:eastAsia="Times New Roman" w:hAnsiTheme="minorBidi"/>
          <w:b/>
          <w:bCs/>
          <w:color w:val="222222"/>
          <w:lang w:val="en-MY" w:eastAsia="ms-MY"/>
        </w:rPr>
        <w:t>arp</w:t>
      </w:r>
      <w:proofErr w:type="spellEnd"/>
      <w:r w:rsidRPr="005470B5">
        <w:rPr>
          <w:rFonts w:asciiTheme="minorBidi" w:eastAsia="Times New Roman" w:hAnsiTheme="minorBidi"/>
          <w:b/>
          <w:bCs/>
          <w:color w:val="222222"/>
          <w:lang w:val="en-MY" w:eastAsia="ms-MY"/>
        </w:rPr>
        <w:t xml:space="preserve"> –a</w:t>
      </w:r>
      <w:r w:rsidRPr="005470B5">
        <w:rPr>
          <w:rFonts w:asciiTheme="minorBidi" w:eastAsia="Times New Roman" w:hAnsiTheme="minorBidi"/>
          <w:color w:val="222222"/>
          <w:lang w:val="en-MY" w:eastAsia="ms-MY"/>
        </w:rPr>
        <w:t>. Paste the result of this command here</w:t>
      </w:r>
    </w:p>
    <w:p w14:paraId="57423BDF" w14:textId="3A88104D" w:rsidR="005470B5" w:rsidRDefault="005470B5" w:rsidP="005470B5">
      <w:pPr>
        <w:pStyle w:val="ListParagraph"/>
        <w:shd w:val="clear" w:color="auto" w:fill="FFFFFF"/>
        <w:spacing w:after="0" w:line="360" w:lineRule="auto"/>
        <w:textAlignment w:val="baseline"/>
        <w:rPr>
          <w:rFonts w:asciiTheme="minorBidi" w:eastAsia="Times New Roman" w:hAnsiTheme="minorBidi"/>
          <w:color w:val="222222"/>
          <w:lang w:val="en-MY" w:eastAsia="ms-MY"/>
        </w:rPr>
      </w:pPr>
      <w:r w:rsidRPr="005470B5">
        <w:rPr>
          <w:rFonts w:asciiTheme="minorBidi" w:eastAsia="Times New Roman" w:hAnsiTheme="minorBidi"/>
          <w:noProof/>
          <w:color w:val="222222"/>
          <w:lang w:val="en-MY" w:eastAsia="ms-MY"/>
        </w:rPr>
        <w:drawing>
          <wp:inline distT="0" distB="0" distL="0" distR="0" wp14:anchorId="10E622A8" wp14:editId="67CC41D9">
            <wp:extent cx="4134427" cy="74305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34427" cy="743054"/>
                    </a:xfrm>
                    <a:prstGeom prst="rect">
                      <a:avLst/>
                    </a:prstGeom>
                  </pic:spPr>
                </pic:pic>
              </a:graphicData>
            </a:graphic>
          </wp:inline>
        </w:drawing>
      </w:r>
    </w:p>
    <w:p w14:paraId="0AC3DE90" w14:textId="77777777" w:rsidR="00E51D75" w:rsidRDefault="00E51D75">
      <w:pPr>
        <w:rPr>
          <w:rFonts w:asciiTheme="minorBidi" w:eastAsia="Times New Roman" w:hAnsiTheme="minorBidi"/>
          <w:color w:val="222222"/>
          <w:lang w:val="en-MY" w:eastAsia="ms-MY"/>
        </w:rPr>
      </w:pPr>
      <w:r>
        <w:rPr>
          <w:rFonts w:asciiTheme="minorBidi" w:eastAsia="Times New Roman" w:hAnsiTheme="minorBidi"/>
          <w:color w:val="222222"/>
          <w:lang w:val="en-MY" w:eastAsia="ms-MY"/>
        </w:rPr>
        <w:br w:type="page"/>
      </w:r>
    </w:p>
    <w:p w14:paraId="76160A10" w14:textId="4EE6E3F4" w:rsidR="008D234B" w:rsidRDefault="008D234B" w:rsidP="00FE0B71">
      <w:pPr>
        <w:pStyle w:val="ListParagraph"/>
        <w:numPr>
          <w:ilvl w:val="0"/>
          <w:numId w:val="5"/>
        </w:numPr>
        <w:shd w:val="clear" w:color="auto" w:fill="FFFFFF"/>
        <w:spacing w:after="0" w:line="360" w:lineRule="auto"/>
        <w:textAlignment w:val="baseline"/>
        <w:rPr>
          <w:rFonts w:asciiTheme="minorBidi" w:eastAsia="Times New Roman" w:hAnsiTheme="minorBidi"/>
          <w:color w:val="222222"/>
          <w:lang w:val="en-MY" w:eastAsia="ms-MY"/>
        </w:rPr>
      </w:pPr>
      <w:r w:rsidRPr="005470B5">
        <w:rPr>
          <w:rFonts w:asciiTheme="minorBidi" w:eastAsia="Times New Roman" w:hAnsiTheme="minorBidi"/>
          <w:color w:val="222222"/>
          <w:lang w:val="en-MY" w:eastAsia="ms-MY"/>
        </w:rPr>
        <w:lastRenderedPageBreak/>
        <w:t xml:space="preserve">In the Command prompt of PCC, PCD </w:t>
      </w:r>
      <w:proofErr w:type="spellStart"/>
      <w:r w:rsidRPr="005470B5">
        <w:rPr>
          <w:rFonts w:asciiTheme="minorBidi" w:eastAsia="Times New Roman" w:hAnsiTheme="minorBidi"/>
          <w:color w:val="222222"/>
          <w:lang w:val="en-MY" w:eastAsia="ms-MY"/>
        </w:rPr>
        <w:t>abd</w:t>
      </w:r>
      <w:proofErr w:type="spellEnd"/>
      <w:r w:rsidRPr="005470B5">
        <w:rPr>
          <w:rFonts w:asciiTheme="minorBidi" w:eastAsia="Times New Roman" w:hAnsiTheme="minorBidi"/>
          <w:color w:val="222222"/>
          <w:lang w:val="en-MY" w:eastAsia="ms-MY"/>
        </w:rPr>
        <w:t xml:space="preserve"> PCE, type </w:t>
      </w:r>
      <w:proofErr w:type="spellStart"/>
      <w:r w:rsidRPr="005470B5">
        <w:rPr>
          <w:rFonts w:asciiTheme="minorBidi" w:eastAsia="Times New Roman" w:hAnsiTheme="minorBidi"/>
          <w:b/>
          <w:bCs/>
          <w:color w:val="222222"/>
          <w:lang w:val="en-MY" w:eastAsia="ms-MY"/>
        </w:rPr>
        <w:t>arp</w:t>
      </w:r>
      <w:proofErr w:type="spellEnd"/>
      <w:r w:rsidRPr="005470B5">
        <w:rPr>
          <w:rFonts w:asciiTheme="minorBidi" w:eastAsia="Times New Roman" w:hAnsiTheme="minorBidi"/>
          <w:b/>
          <w:bCs/>
          <w:color w:val="222222"/>
          <w:lang w:val="en-MY" w:eastAsia="ms-MY"/>
        </w:rPr>
        <w:t xml:space="preserve"> –a</w:t>
      </w:r>
      <w:r w:rsidRPr="005470B5">
        <w:rPr>
          <w:rFonts w:asciiTheme="minorBidi" w:eastAsia="Times New Roman" w:hAnsiTheme="minorBidi"/>
          <w:color w:val="222222"/>
          <w:lang w:val="en-MY" w:eastAsia="ms-MY"/>
        </w:rPr>
        <w:t>. Paste the result of this command here.</w:t>
      </w:r>
    </w:p>
    <w:p w14:paraId="76AF2E8B" w14:textId="7F31843B" w:rsidR="001B3725" w:rsidRDefault="004B29F9" w:rsidP="001B3725">
      <w:pPr>
        <w:pStyle w:val="ListParagraph"/>
        <w:numPr>
          <w:ilvl w:val="1"/>
          <w:numId w:val="5"/>
        </w:numPr>
        <w:shd w:val="clear" w:color="auto" w:fill="FFFFFF"/>
        <w:spacing w:after="0" w:line="360" w:lineRule="auto"/>
        <w:textAlignment w:val="baseline"/>
        <w:rPr>
          <w:rFonts w:asciiTheme="minorBidi" w:eastAsia="Times New Roman" w:hAnsiTheme="minorBidi"/>
          <w:color w:val="222222"/>
          <w:lang w:val="en-MY" w:eastAsia="ms-MY"/>
        </w:rPr>
      </w:pPr>
      <w:r>
        <w:rPr>
          <w:rFonts w:asciiTheme="minorBidi" w:eastAsia="Times New Roman" w:hAnsiTheme="minorBidi"/>
          <w:color w:val="222222"/>
          <w:lang w:val="en-MY" w:eastAsia="ms-MY"/>
        </w:rPr>
        <w:t>PCC:</w:t>
      </w:r>
    </w:p>
    <w:p w14:paraId="29AAD3A8" w14:textId="7EC8D115" w:rsidR="001B3725" w:rsidRDefault="001B3725" w:rsidP="001B3725">
      <w:pPr>
        <w:pStyle w:val="ListParagraph"/>
        <w:numPr>
          <w:ilvl w:val="2"/>
          <w:numId w:val="5"/>
        </w:numPr>
        <w:shd w:val="clear" w:color="auto" w:fill="FFFFFF"/>
        <w:spacing w:after="0" w:line="360" w:lineRule="auto"/>
        <w:textAlignment w:val="baseline"/>
        <w:rPr>
          <w:rFonts w:asciiTheme="minorBidi" w:eastAsia="Times New Roman" w:hAnsiTheme="minorBidi"/>
          <w:color w:val="222222"/>
          <w:lang w:val="en-MY" w:eastAsia="ms-MY"/>
        </w:rPr>
      </w:pPr>
      <w:r w:rsidRPr="001B3725">
        <w:rPr>
          <w:rFonts w:asciiTheme="minorBidi" w:eastAsia="Times New Roman" w:hAnsiTheme="minorBidi"/>
          <w:noProof/>
          <w:color w:val="222222"/>
          <w:lang w:val="en-MY" w:eastAsia="ms-MY"/>
        </w:rPr>
        <w:drawing>
          <wp:inline distT="0" distB="0" distL="0" distR="0" wp14:anchorId="3B27489C" wp14:editId="6D194DC1">
            <wp:extent cx="3934374" cy="2229161"/>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34374" cy="2229161"/>
                    </a:xfrm>
                    <a:prstGeom prst="rect">
                      <a:avLst/>
                    </a:prstGeom>
                  </pic:spPr>
                </pic:pic>
              </a:graphicData>
            </a:graphic>
          </wp:inline>
        </w:drawing>
      </w:r>
    </w:p>
    <w:p w14:paraId="790A0916" w14:textId="6FEBC118" w:rsidR="001B3725" w:rsidRDefault="001B3725" w:rsidP="001B3725">
      <w:pPr>
        <w:pStyle w:val="ListParagraph"/>
        <w:numPr>
          <w:ilvl w:val="1"/>
          <w:numId w:val="5"/>
        </w:numPr>
        <w:shd w:val="clear" w:color="auto" w:fill="FFFFFF"/>
        <w:spacing w:after="0" w:line="360" w:lineRule="auto"/>
        <w:textAlignment w:val="baseline"/>
        <w:rPr>
          <w:rFonts w:asciiTheme="minorBidi" w:eastAsia="Times New Roman" w:hAnsiTheme="minorBidi"/>
          <w:color w:val="222222"/>
          <w:lang w:val="en-MY" w:eastAsia="ms-MY"/>
        </w:rPr>
      </w:pPr>
      <w:r>
        <w:rPr>
          <w:rFonts w:asciiTheme="minorBidi" w:eastAsia="Times New Roman" w:hAnsiTheme="minorBidi"/>
          <w:color w:val="222222"/>
          <w:lang w:val="en-MY" w:eastAsia="ms-MY"/>
        </w:rPr>
        <w:t>PCD:</w:t>
      </w:r>
    </w:p>
    <w:p w14:paraId="3B3433DB" w14:textId="7CAAA3C6" w:rsidR="001B3725" w:rsidRDefault="000C553B" w:rsidP="001B3725">
      <w:pPr>
        <w:pStyle w:val="ListParagraph"/>
        <w:numPr>
          <w:ilvl w:val="2"/>
          <w:numId w:val="5"/>
        </w:numPr>
        <w:shd w:val="clear" w:color="auto" w:fill="FFFFFF"/>
        <w:spacing w:after="0" w:line="360" w:lineRule="auto"/>
        <w:textAlignment w:val="baseline"/>
        <w:rPr>
          <w:rFonts w:asciiTheme="minorBidi" w:eastAsia="Times New Roman" w:hAnsiTheme="minorBidi"/>
          <w:color w:val="222222"/>
          <w:lang w:val="en-MY" w:eastAsia="ms-MY"/>
        </w:rPr>
      </w:pPr>
      <w:r w:rsidRPr="000C553B">
        <w:rPr>
          <w:rFonts w:asciiTheme="minorBidi" w:eastAsia="Times New Roman" w:hAnsiTheme="minorBidi"/>
          <w:noProof/>
          <w:color w:val="222222"/>
          <w:lang w:val="en-MY" w:eastAsia="ms-MY"/>
        </w:rPr>
        <w:drawing>
          <wp:inline distT="0" distB="0" distL="0" distR="0" wp14:anchorId="3098883F" wp14:editId="66AFADC7">
            <wp:extent cx="3953427" cy="2314898"/>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53427" cy="2314898"/>
                    </a:xfrm>
                    <a:prstGeom prst="rect">
                      <a:avLst/>
                    </a:prstGeom>
                  </pic:spPr>
                </pic:pic>
              </a:graphicData>
            </a:graphic>
          </wp:inline>
        </w:drawing>
      </w:r>
    </w:p>
    <w:p w14:paraId="3959E621" w14:textId="52177F1B" w:rsidR="000C553B" w:rsidRDefault="000C553B" w:rsidP="000C553B">
      <w:pPr>
        <w:pStyle w:val="ListParagraph"/>
        <w:numPr>
          <w:ilvl w:val="1"/>
          <w:numId w:val="5"/>
        </w:numPr>
        <w:shd w:val="clear" w:color="auto" w:fill="FFFFFF"/>
        <w:spacing w:after="0" w:line="360" w:lineRule="auto"/>
        <w:textAlignment w:val="baseline"/>
        <w:rPr>
          <w:rFonts w:asciiTheme="minorBidi" w:eastAsia="Times New Roman" w:hAnsiTheme="minorBidi"/>
          <w:color w:val="222222"/>
          <w:lang w:val="en-MY" w:eastAsia="ms-MY"/>
        </w:rPr>
      </w:pPr>
      <w:r>
        <w:rPr>
          <w:rFonts w:asciiTheme="minorBidi" w:eastAsia="Times New Roman" w:hAnsiTheme="minorBidi"/>
          <w:color w:val="222222"/>
          <w:lang w:val="en-MY" w:eastAsia="ms-MY"/>
        </w:rPr>
        <w:t>PCE:</w:t>
      </w:r>
    </w:p>
    <w:p w14:paraId="6A741FA6" w14:textId="37AE28FB" w:rsidR="000C553B" w:rsidRPr="001B3725" w:rsidRDefault="00E51D75" w:rsidP="000C553B">
      <w:pPr>
        <w:pStyle w:val="ListParagraph"/>
        <w:numPr>
          <w:ilvl w:val="2"/>
          <w:numId w:val="5"/>
        </w:numPr>
        <w:shd w:val="clear" w:color="auto" w:fill="FFFFFF"/>
        <w:spacing w:after="0" w:line="360" w:lineRule="auto"/>
        <w:textAlignment w:val="baseline"/>
        <w:rPr>
          <w:rFonts w:asciiTheme="minorBidi" w:eastAsia="Times New Roman" w:hAnsiTheme="minorBidi"/>
          <w:color w:val="222222"/>
          <w:lang w:val="en-MY" w:eastAsia="ms-MY"/>
        </w:rPr>
      </w:pPr>
      <w:r w:rsidRPr="00E51D75">
        <w:rPr>
          <w:rFonts w:asciiTheme="minorBidi" w:eastAsia="Times New Roman" w:hAnsiTheme="minorBidi"/>
          <w:noProof/>
          <w:color w:val="222222"/>
          <w:lang w:val="en-MY" w:eastAsia="ms-MY"/>
        </w:rPr>
        <w:drawing>
          <wp:inline distT="0" distB="0" distL="0" distR="0" wp14:anchorId="2F66F3B6" wp14:editId="1BA04E62">
            <wp:extent cx="3848637" cy="221010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48637" cy="2210108"/>
                    </a:xfrm>
                    <a:prstGeom prst="rect">
                      <a:avLst/>
                    </a:prstGeom>
                  </pic:spPr>
                </pic:pic>
              </a:graphicData>
            </a:graphic>
          </wp:inline>
        </w:drawing>
      </w:r>
    </w:p>
    <w:p w14:paraId="76160A11" w14:textId="77777777" w:rsidR="0057448A" w:rsidRPr="0057448A" w:rsidRDefault="0057448A" w:rsidP="0057448A">
      <w:pPr>
        <w:shd w:val="clear" w:color="auto" w:fill="FFFFFF"/>
        <w:spacing w:after="0" w:line="360" w:lineRule="auto"/>
        <w:jc w:val="center"/>
        <w:textAlignment w:val="baseline"/>
        <w:rPr>
          <w:rFonts w:asciiTheme="minorBidi" w:eastAsia="Times New Roman" w:hAnsiTheme="minorBidi"/>
          <w:color w:val="222222"/>
          <w:lang w:val="en-MY" w:eastAsia="ms-MY"/>
        </w:rPr>
      </w:pPr>
    </w:p>
    <w:p w14:paraId="76160A12" w14:textId="77777777" w:rsidR="008D234B" w:rsidRPr="0095323F" w:rsidRDefault="008D234B" w:rsidP="0095323F">
      <w:pPr>
        <w:shd w:val="clear" w:color="auto" w:fill="FFFFFF"/>
        <w:spacing w:after="0" w:line="360" w:lineRule="auto"/>
        <w:ind w:left="360"/>
        <w:textAlignment w:val="baseline"/>
        <w:rPr>
          <w:rFonts w:asciiTheme="minorBidi" w:eastAsia="Times New Roman" w:hAnsiTheme="minorBidi"/>
          <w:color w:val="222222"/>
          <w:lang w:val="en-MY" w:eastAsia="ms-MY"/>
        </w:rPr>
      </w:pPr>
    </w:p>
    <w:p w14:paraId="234FD687" w14:textId="77777777" w:rsidR="00E51D75" w:rsidRDefault="00E51D75">
      <w:pPr>
        <w:rPr>
          <w:rFonts w:asciiTheme="minorBidi" w:eastAsia="Times New Roman" w:hAnsiTheme="minorBidi"/>
          <w:b/>
          <w:bCs/>
          <w:color w:val="252525"/>
          <w:lang w:val="en-MY" w:eastAsia="ms-MY"/>
        </w:rPr>
      </w:pPr>
      <w:r>
        <w:rPr>
          <w:rFonts w:asciiTheme="minorBidi" w:eastAsia="Times New Roman" w:hAnsiTheme="minorBidi"/>
          <w:b/>
          <w:bCs/>
          <w:color w:val="252525"/>
          <w:lang w:val="en-MY" w:eastAsia="ms-MY"/>
        </w:rPr>
        <w:br w:type="page"/>
      </w:r>
    </w:p>
    <w:p w14:paraId="76160A13" w14:textId="2C5711BA" w:rsidR="008042C5" w:rsidRPr="00E33B3C" w:rsidRDefault="008042C5" w:rsidP="0095323F">
      <w:pPr>
        <w:shd w:val="clear" w:color="auto" w:fill="FFFFFF"/>
        <w:spacing w:after="163" w:line="360" w:lineRule="auto"/>
        <w:textAlignment w:val="baseline"/>
        <w:outlineLvl w:val="4"/>
        <w:rPr>
          <w:rFonts w:asciiTheme="minorBidi" w:eastAsia="Times New Roman" w:hAnsiTheme="minorBidi"/>
          <w:b/>
          <w:bCs/>
          <w:color w:val="252525"/>
          <w:lang w:val="en-MY" w:eastAsia="ms-MY"/>
        </w:rPr>
      </w:pPr>
      <w:r w:rsidRPr="00E33B3C">
        <w:rPr>
          <w:rFonts w:asciiTheme="minorBidi" w:eastAsia="Times New Roman" w:hAnsiTheme="minorBidi"/>
          <w:b/>
          <w:bCs/>
          <w:color w:val="252525"/>
          <w:lang w:val="en-MY" w:eastAsia="ms-MY"/>
        </w:rPr>
        <w:lastRenderedPageBreak/>
        <w:t xml:space="preserve">Step 2: </w:t>
      </w:r>
      <w:r w:rsidR="0095323F" w:rsidRPr="00E33B3C">
        <w:rPr>
          <w:rFonts w:asciiTheme="minorBidi" w:eastAsia="Times New Roman" w:hAnsiTheme="minorBidi"/>
          <w:b/>
          <w:bCs/>
          <w:color w:val="252525"/>
          <w:lang w:val="en-MY" w:eastAsia="ms-MY"/>
        </w:rPr>
        <w:t xml:space="preserve">Generate traffic </w:t>
      </w:r>
      <w:r w:rsidR="0095323F">
        <w:rPr>
          <w:rFonts w:asciiTheme="minorBidi" w:eastAsia="Times New Roman" w:hAnsiTheme="minorBidi"/>
          <w:b/>
          <w:bCs/>
          <w:color w:val="252525"/>
          <w:lang w:val="en-MY" w:eastAsia="ms-MY"/>
        </w:rPr>
        <w:t>between PCC to all other PC except PCA</w:t>
      </w:r>
      <w:r w:rsidR="0095323F" w:rsidRPr="00E33B3C">
        <w:rPr>
          <w:rFonts w:asciiTheme="minorBidi" w:eastAsia="Times New Roman" w:hAnsiTheme="minorBidi"/>
          <w:b/>
          <w:bCs/>
          <w:color w:val="252525"/>
          <w:lang w:val="en-MY" w:eastAsia="ms-MY"/>
        </w:rPr>
        <w:t>.</w:t>
      </w:r>
    </w:p>
    <w:p w14:paraId="76160A14" w14:textId="77777777" w:rsidR="0095323F" w:rsidRDefault="0095323F" w:rsidP="0095323F">
      <w:pPr>
        <w:pStyle w:val="ListParagraph"/>
        <w:numPr>
          <w:ilvl w:val="0"/>
          <w:numId w:val="7"/>
        </w:numPr>
        <w:shd w:val="clear" w:color="auto" w:fill="FFFFFF"/>
        <w:spacing w:after="0" w:line="360" w:lineRule="auto"/>
        <w:textAlignment w:val="baseline"/>
        <w:rPr>
          <w:rFonts w:asciiTheme="minorBidi" w:eastAsia="Times New Roman" w:hAnsiTheme="minorBidi"/>
          <w:color w:val="222222"/>
          <w:lang w:val="en-MY" w:eastAsia="ms-MY"/>
        </w:rPr>
      </w:pPr>
      <w:r w:rsidRPr="0095323F">
        <w:rPr>
          <w:rFonts w:asciiTheme="minorBidi" w:eastAsia="Times New Roman" w:hAnsiTheme="minorBidi"/>
          <w:color w:val="222222"/>
          <w:lang w:val="en-MY" w:eastAsia="ms-MY"/>
        </w:rPr>
        <w:t>Click </w:t>
      </w:r>
      <w:r w:rsidRPr="0095323F">
        <w:rPr>
          <w:rFonts w:asciiTheme="minorBidi" w:eastAsia="Times New Roman" w:hAnsiTheme="minorBidi"/>
          <w:b/>
          <w:bCs/>
          <w:color w:val="222222"/>
          <w:lang w:val="en-MY" w:eastAsia="ms-MY"/>
        </w:rPr>
        <w:t>PCC</w:t>
      </w:r>
      <w:r w:rsidRPr="0095323F">
        <w:rPr>
          <w:rFonts w:asciiTheme="minorBidi" w:eastAsia="Times New Roman" w:hAnsiTheme="minorBidi"/>
          <w:color w:val="222222"/>
          <w:lang w:val="en-MY" w:eastAsia="ms-MY"/>
        </w:rPr>
        <w:t> and click the Desktop tab &gt; Command Prompt.</w:t>
      </w:r>
    </w:p>
    <w:p w14:paraId="76160A15" w14:textId="042B3CDD" w:rsidR="00783993" w:rsidRDefault="0095323F" w:rsidP="00783993">
      <w:pPr>
        <w:pStyle w:val="ListParagraph"/>
        <w:numPr>
          <w:ilvl w:val="0"/>
          <w:numId w:val="7"/>
        </w:numPr>
        <w:shd w:val="clear" w:color="auto" w:fill="FFFFFF"/>
        <w:spacing w:after="0" w:line="360" w:lineRule="auto"/>
        <w:textAlignment w:val="baseline"/>
        <w:rPr>
          <w:rFonts w:asciiTheme="minorBidi" w:eastAsia="Times New Roman" w:hAnsiTheme="minorBidi"/>
          <w:color w:val="222222"/>
          <w:lang w:val="en-MY" w:eastAsia="ms-MY"/>
        </w:rPr>
      </w:pPr>
      <w:r w:rsidRPr="0095323F">
        <w:rPr>
          <w:rFonts w:asciiTheme="minorBidi" w:eastAsia="Times New Roman" w:hAnsiTheme="minorBidi"/>
          <w:color w:val="222222"/>
          <w:lang w:val="en-MY" w:eastAsia="ms-MY"/>
        </w:rPr>
        <w:t>Enter the </w:t>
      </w:r>
      <w:r w:rsidRPr="0095323F">
        <w:rPr>
          <w:rFonts w:asciiTheme="minorBidi" w:eastAsia="Times New Roman" w:hAnsiTheme="minorBidi"/>
          <w:b/>
          <w:bCs/>
          <w:color w:val="222222"/>
          <w:lang w:val="en-MY" w:eastAsia="ms-MY"/>
        </w:rPr>
        <w:t>ping 192.168.33.22</w:t>
      </w:r>
      <w:r w:rsidRPr="0095323F">
        <w:rPr>
          <w:rFonts w:asciiTheme="minorBidi" w:eastAsia="Times New Roman" w:hAnsiTheme="minorBidi"/>
          <w:color w:val="222222"/>
          <w:lang w:val="en-MY" w:eastAsia="ms-MY"/>
        </w:rPr>
        <w:t> command</w:t>
      </w:r>
      <w:r w:rsidR="00783993">
        <w:rPr>
          <w:rFonts w:asciiTheme="minorBidi" w:eastAsia="Times New Roman" w:hAnsiTheme="minorBidi"/>
          <w:color w:val="222222"/>
          <w:lang w:val="en-MY" w:eastAsia="ms-MY"/>
        </w:rPr>
        <w:t xml:space="preserve"> (ping to PCB)</w:t>
      </w:r>
      <w:r w:rsidRPr="0095323F">
        <w:rPr>
          <w:rFonts w:asciiTheme="minorBidi" w:eastAsia="Times New Roman" w:hAnsiTheme="minorBidi"/>
          <w:color w:val="222222"/>
          <w:lang w:val="en-MY" w:eastAsia="ms-MY"/>
        </w:rPr>
        <w:t xml:space="preserve">. </w:t>
      </w:r>
      <w:r w:rsidR="00783993">
        <w:rPr>
          <w:rFonts w:asciiTheme="minorBidi" w:eastAsia="Times New Roman" w:hAnsiTheme="minorBidi"/>
          <w:color w:val="222222"/>
          <w:lang w:val="en-MY" w:eastAsia="ms-MY"/>
        </w:rPr>
        <w:t xml:space="preserve">Then </w:t>
      </w:r>
      <w:r w:rsidR="00783993" w:rsidRPr="008D234B">
        <w:rPr>
          <w:rFonts w:asciiTheme="minorBidi" w:eastAsia="Times New Roman" w:hAnsiTheme="minorBidi"/>
          <w:color w:val="222222"/>
          <w:lang w:val="en-MY" w:eastAsia="ms-MY"/>
        </w:rPr>
        <w:t xml:space="preserve">type </w:t>
      </w:r>
      <w:proofErr w:type="spellStart"/>
      <w:r w:rsidR="00783993" w:rsidRPr="008D234B">
        <w:rPr>
          <w:rFonts w:asciiTheme="minorBidi" w:eastAsia="Times New Roman" w:hAnsiTheme="minorBidi"/>
          <w:b/>
          <w:bCs/>
          <w:color w:val="222222"/>
          <w:lang w:val="en-MY" w:eastAsia="ms-MY"/>
        </w:rPr>
        <w:t>arp</w:t>
      </w:r>
      <w:proofErr w:type="spellEnd"/>
      <w:r w:rsidR="00783993" w:rsidRPr="008D234B">
        <w:rPr>
          <w:rFonts w:asciiTheme="minorBidi" w:eastAsia="Times New Roman" w:hAnsiTheme="minorBidi"/>
          <w:b/>
          <w:bCs/>
          <w:color w:val="222222"/>
          <w:lang w:val="en-MY" w:eastAsia="ms-MY"/>
        </w:rPr>
        <w:t xml:space="preserve"> –a</w:t>
      </w:r>
      <w:r w:rsidR="00783993">
        <w:rPr>
          <w:rFonts w:asciiTheme="minorBidi" w:eastAsia="Times New Roman" w:hAnsiTheme="minorBidi"/>
          <w:color w:val="222222"/>
          <w:lang w:val="en-MY" w:eastAsia="ms-MY"/>
        </w:rPr>
        <w:t xml:space="preserve">. Paste the result after these commands </w:t>
      </w:r>
      <w:r w:rsidR="00783993" w:rsidRPr="008D234B">
        <w:rPr>
          <w:rFonts w:asciiTheme="minorBidi" w:eastAsia="Times New Roman" w:hAnsiTheme="minorBidi"/>
          <w:color w:val="222222"/>
          <w:lang w:val="en-MY" w:eastAsia="ms-MY"/>
        </w:rPr>
        <w:t>here.</w:t>
      </w:r>
    </w:p>
    <w:p w14:paraId="09CA8B7B" w14:textId="3FCD7A3D" w:rsidR="003170D6" w:rsidRDefault="003170D6" w:rsidP="003170D6">
      <w:pPr>
        <w:pStyle w:val="ListParagraph"/>
        <w:numPr>
          <w:ilvl w:val="1"/>
          <w:numId w:val="7"/>
        </w:numPr>
        <w:shd w:val="clear" w:color="auto" w:fill="FFFFFF"/>
        <w:spacing w:after="0" w:line="360" w:lineRule="auto"/>
        <w:textAlignment w:val="baseline"/>
        <w:rPr>
          <w:rFonts w:asciiTheme="minorBidi" w:eastAsia="Times New Roman" w:hAnsiTheme="minorBidi"/>
          <w:color w:val="222222"/>
          <w:lang w:val="en-MY" w:eastAsia="ms-MY"/>
        </w:rPr>
      </w:pPr>
      <w:r w:rsidRPr="003170D6">
        <w:rPr>
          <w:rFonts w:asciiTheme="minorBidi" w:eastAsia="Times New Roman" w:hAnsiTheme="minorBidi"/>
          <w:noProof/>
          <w:color w:val="222222"/>
          <w:lang w:val="en-MY" w:eastAsia="ms-MY"/>
        </w:rPr>
        <w:drawing>
          <wp:inline distT="0" distB="0" distL="0" distR="0" wp14:anchorId="48D75D43" wp14:editId="0921AAC9">
            <wp:extent cx="4667901" cy="478221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67901" cy="4782217"/>
                    </a:xfrm>
                    <a:prstGeom prst="rect">
                      <a:avLst/>
                    </a:prstGeom>
                  </pic:spPr>
                </pic:pic>
              </a:graphicData>
            </a:graphic>
          </wp:inline>
        </w:drawing>
      </w:r>
    </w:p>
    <w:p w14:paraId="1BAEE8AE" w14:textId="77777777" w:rsidR="0089598C" w:rsidRDefault="0089598C">
      <w:pPr>
        <w:rPr>
          <w:rFonts w:asciiTheme="minorBidi" w:eastAsia="Times New Roman" w:hAnsiTheme="minorBidi"/>
          <w:color w:val="222222"/>
          <w:lang w:val="en-MY" w:eastAsia="ms-MY"/>
        </w:rPr>
      </w:pPr>
      <w:r>
        <w:rPr>
          <w:rFonts w:asciiTheme="minorBidi" w:eastAsia="Times New Roman" w:hAnsiTheme="minorBidi"/>
          <w:color w:val="222222"/>
          <w:lang w:val="en-MY" w:eastAsia="ms-MY"/>
        </w:rPr>
        <w:br w:type="page"/>
      </w:r>
    </w:p>
    <w:p w14:paraId="76160A16" w14:textId="1C5C4AD1" w:rsidR="00783993" w:rsidRDefault="00783993" w:rsidP="00577D39">
      <w:pPr>
        <w:pStyle w:val="ListParagraph"/>
        <w:numPr>
          <w:ilvl w:val="0"/>
          <w:numId w:val="7"/>
        </w:numPr>
        <w:shd w:val="clear" w:color="auto" w:fill="FFFFFF"/>
        <w:spacing w:after="0" w:line="360" w:lineRule="auto"/>
        <w:textAlignment w:val="baseline"/>
        <w:rPr>
          <w:rFonts w:asciiTheme="minorBidi" w:eastAsia="Times New Roman" w:hAnsiTheme="minorBidi"/>
          <w:color w:val="222222"/>
          <w:lang w:val="en-MY" w:eastAsia="ms-MY"/>
        </w:rPr>
      </w:pPr>
      <w:r w:rsidRPr="00783993">
        <w:rPr>
          <w:rFonts w:asciiTheme="minorBidi" w:eastAsia="Times New Roman" w:hAnsiTheme="minorBidi"/>
          <w:color w:val="222222"/>
          <w:lang w:val="en-MY" w:eastAsia="ms-MY"/>
        </w:rPr>
        <w:lastRenderedPageBreak/>
        <w:t>Enter the </w:t>
      </w:r>
      <w:r w:rsidRPr="00783993">
        <w:rPr>
          <w:rFonts w:asciiTheme="minorBidi" w:eastAsia="Times New Roman" w:hAnsiTheme="minorBidi"/>
          <w:b/>
          <w:bCs/>
          <w:color w:val="222222"/>
          <w:lang w:val="en-MY" w:eastAsia="ms-MY"/>
        </w:rPr>
        <w:t>ping 192.168.11.112</w:t>
      </w:r>
      <w:r w:rsidRPr="00783993">
        <w:rPr>
          <w:rFonts w:asciiTheme="minorBidi" w:eastAsia="Times New Roman" w:hAnsiTheme="minorBidi"/>
          <w:color w:val="222222"/>
          <w:lang w:val="en-MY" w:eastAsia="ms-MY"/>
        </w:rPr>
        <w:t xml:space="preserve"> command (ping to PCD). Then type </w:t>
      </w:r>
      <w:proofErr w:type="spellStart"/>
      <w:r w:rsidRPr="00783993">
        <w:rPr>
          <w:rFonts w:asciiTheme="minorBidi" w:eastAsia="Times New Roman" w:hAnsiTheme="minorBidi"/>
          <w:b/>
          <w:bCs/>
          <w:color w:val="222222"/>
          <w:lang w:val="en-MY" w:eastAsia="ms-MY"/>
        </w:rPr>
        <w:t>arp</w:t>
      </w:r>
      <w:proofErr w:type="spellEnd"/>
      <w:r w:rsidRPr="00783993">
        <w:rPr>
          <w:rFonts w:asciiTheme="minorBidi" w:eastAsia="Times New Roman" w:hAnsiTheme="minorBidi"/>
          <w:b/>
          <w:bCs/>
          <w:color w:val="222222"/>
          <w:lang w:val="en-MY" w:eastAsia="ms-MY"/>
        </w:rPr>
        <w:t xml:space="preserve"> –a</w:t>
      </w:r>
      <w:r w:rsidRPr="00783993">
        <w:rPr>
          <w:rFonts w:asciiTheme="minorBidi" w:eastAsia="Times New Roman" w:hAnsiTheme="minorBidi"/>
          <w:color w:val="222222"/>
          <w:lang w:val="en-MY" w:eastAsia="ms-MY"/>
        </w:rPr>
        <w:t>. Paste the result after these commands here.</w:t>
      </w:r>
    </w:p>
    <w:p w14:paraId="79D3F5BD" w14:textId="4762A4BA" w:rsidR="00AB71A9" w:rsidRDefault="00AB71A9" w:rsidP="00AB71A9">
      <w:pPr>
        <w:pStyle w:val="ListParagraph"/>
        <w:numPr>
          <w:ilvl w:val="1"/>
          <w:numId w:val="7"/>
        </w:numPr>
        <w:shd w:val="clear" w:color="auto" w:fill="FFFFFF"/>
        <w:spacing w:after="0" w:line="360" w:lineRule="auto"/>
        <w:textAlignment w:val="baseline"/>
        <w:rPr>
          <w:rFonts w:asciiTheme="minorBidi" w:eastAsia="Times New Roman" w:hAnsiTheme="minorBidi"/>
          <w:color w:val="222222"/>
          <w:lang w:val="en-MY" w:eastAsia="ms-MY"/>
        </w:rPr>
      </w:pPr>
      <w:r w:rsidRPr="00AB71A9">
        <w:rPr>
          <w:rFonts w:asciiTheme="minorBidi" w:eastAsia="Times New Roman" w:hAnsiTheme="minorBidi"/>
          <w:noProof/>
          <w:color w:val="222222"/>
          <w:lang w:val="en-MY" w:eastAsia="ms-MY"/>
        </w:rPr>
        <w:drawing>
          <wp:inline distT="0" distB="0" distL="0" distR="0" wp14:anchorId="2E5659D9" wp14:editId="41C1B159">
            <wp:extent cx="4563112" cy="3077004"/>
            <wp:effectExtent l="0" t="0" r="889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63112" cy="3077004"/>
                    </a:xfrm>
                    <a:prstGeom prst="rect">
                      <a:avLst/>
                    </a:prstGeom>
                  </pic:spPr>
                </pic:pic>
              </a:graphicData>
            </a:graphic>
          </wp:inline>
        </w:drawing>
      </w:r>
    </w:p>
    <w:p w14:paraId="76160A17" w14:textId="21404495" w:rsidR="00783993" w:rsidRDefault="00783993" w:rsidP="00577D39">
      <w:pPr>
        <w:pStyle w:val="ListParagraph"/>
        <w:numPr>
          <w:ilvl w:val="0"/>
          <w:numId w:val="7"/>
        </w:numPr>
        <w:shd w:val="clear" w:color="auto" w:fill="FFFFFF"/>
        <w:spacing w:after="0" w:line="360" w:lineRule="auto"/>
        <w:textAlignment w:val="baseline"/>
        <w:rPr>
          <w:rFonts w:asciiTheme="minorBidi" w:eastAsia="Times New Roman" w:hAnsiTheme="minorBidi"/>
          <w:color w:val="222222"/>
          <w:lang w:val="en-MY" w:eastAsia="ms-MY"/>
        </w:rPr>
      </w:pPr>
      <w:r w:rsidRPr="00783993">
        <w:rPr>
          <w:rFonts w:asciiTheme="minorBidi" w:eastAsia="Times New Roman" w:hAnsiTheme="minorBidi"/>
          <w:color w:val="222222"/>
          <w:lang w:val="en-MY" w:eastAsia="ms-MY"/>
        </w:rPr>
        <w:t>Enter the </w:t>
      </w:r>
      <w:r w:rsidRPr="00783993">
        <w:rPr>
          <w:rFonts w:asciiTheme="minorBidi" w:eastAsia="Times New Roman" w:hAnsiTheme="minorBidi"/>
          <w:b/>
          <w:bCs/>
          <w:color w:val="222222"/>
          <w:lang w:val="en-MY" w:eastAsia="ms-MY"/>
        </w:rPr>
        <w:t>ping 192.168.4.110</w:t>
      </w:r>
      <w:r w:rsidRPr="00783993">
        <w:rPr>
          <w:rFonts w:asciiTheme="minorBidi" w:eastAsia="Times New Roman" w:hAnsiTheme="minorBidi"/>
          <w:color w:val="222222"/>
          <w:lang w:val="en-MY" w:eastAsia="ms-MY"/>
        </w:rPr>
        <w:t xml:space="preserve"> command (ping to PCE). Then type </w:t>
      </w:r>
      <w:proofErr w:type="spellStart"/>
      <w:r w:rsidRPr="00783993">
        <w:rPr>
          <w:rFonts w:asciiTheme="minorBidi" w:eastAsia="Times New Roman" w:hAnsiTheme="minorBidi"/>
          <w:b/>
          <w:bCs/>
          <w:color w:val="222222"/>
          <w:lang w:val="en-MY" w:eastAsia="ms-MY"/>
        </w:rPr>
        <w:t>arp</w:t>
      </w:r>
      <w:proofErr w:type="spellEnd"/>
      <w:r w:rsidRPr="00783993">
        <w:rPr>
          <w:rFonts w:asciiTheme="minorBidi" w:eastAsia="Times New Roman" w:hAnsiTheme="minorBidi"/>
          <w:b/>
          <w:bCs/>
          <w:color w:val="222222"/>
          <w:lang w:val="en-MY" w:eastAsia="ms-MY"/>
        </w:rPr>
        <w:t xml:space="preserve"> –a</w:t>
      </w:r>
      <w:r w:rsidRPr="00783993">
        <w:rPr>
          <w:rFonts w:asciiTheme="minorBidi" w:eastAsia="Times New Roman" w:hAnsiTheme="minorBidi"/>
          <w:color w:val="222222"/>
          <w:lang w:val="en-MY" w:eastAsia="ms-MY"/>
        </w:rPr>
        <w:t>. Paste the result after these commands here.</w:t>
      </w:r>
    </w:p>
    <w:p w14:paraId="3993D468" w14:textId="57BADB8A" w:rsidR="0089598C" w:rsidRDefault="0089598C" w:rsidP="0089598C">
      <w:pPr>
        <w:pStyle w:val="ListParagraph"/>
        <w:numPr>
          <w:ilvl w:val="1"/>
          <w:numId w:val="7"/>
        </w:numPr>
        <w:shd w:val="clear" w:color="auto" w:fill="FFFFFF"/>
        <w:spacing w:after="0" w:line="360" w:lineRule="auto"/>
        <w:textAlignment w:val="baseline"/>
        <w:rPr>
          <w:rFonts w:asciiTheme="minorBidi" w:eastAsia="Times New Roman" w:hAnsiTheme="minorBidi"/>
          <w:color w:val="222222"/>
          <w:lang w:val="en-MY" w:eastAsia="ms-MY"/>
        </w:rPr>
      </w:pPr>
      <w:r w:rsidRPr="0089598C">
        <w:rPr>
          <w:rFonts w:asciiTheme="minorBidi" w:eastAsia="Times New Roman" w:hAnsiTheme="minorBidi"/>
          <w:noProof/>
          <w:color w:val="222222"/>
          <w:lang w:val="en-MY" w:eastAsia="ms-MY"/>
        </w:rPr>
        <w:drawing>
          <wp:inline distT="0" distB="0" distL="0" distR="0" wp14:anchorId="368511E1" wp14:editId="2A0BA8ED">
            <wp:extent cx="4467849" cy="2896004"/>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67849" cy="2896004"/>
                    </a:xfrm>
                    <a:prstGeom prst="rect">
                      <a:avLst/>
                    </a:prstGeom>
                  </pic:spPr>
                </pic:pic>
              </a:graphicData>
            </a:graphic>
          </wp:inline>
        </w:drawing>
      </w:r>
    </w:p>
    <w:p w14:paraId="2E854FE3" w14:textId="77777777" w:rsidR="0089598C" w:rsidRDefault="0089598C">
      <w:pPr>
        <w:rPr>
          <w:rFonts w:asciiTheme="minorBidi" w:eastAsia="Times New Roman" w:hAnsiTheme="minorBidi"/>
          <w:color w:val="222222"/>
          <w:lang w:val="en-MY" w:eastAsia="ms-MY"/>
        </w:rPr>
      </w:pPr>
      <w:r>
        <w:rPr>
          <w:rFonts w:asciiTheme="minorBidi" w:eastAsia="Times New Roman" w:hAnsiTheme="minorBidi"/>
          <w:color w:val="222222"/>
          <w:lang w:val="en-MY" w:eastAsia="ms-MY"/>
        </w:rPr>
        <w:br w:type="page"/>
      </w:r>
    </w:p>
    <w:p w14:paraId="76160A18" w14:textId="40D953F7" w:rsidR="008042C5" w:rsidRDefault="00783993" w:rsidP="00776E8A">
      <w:pPr>
        <w:pStyle w:val="ListParagraph"/>
        <w:numPr>
          <w:ilvl w:val="0"/>
          <w:numId w:val="7"/>
        </w:numPr>
        <w:shd w:val="clear" w:color="auto" w:fill="FFFFFF"/>
        <w:spacing w:after="0" w:line="360" w:lineRule="auto"/>
        <w:textAlignment w:val="baseline"/>
        <w:rPr>
          <w:rFonts w:asciiTheme="minorBidi" w:eastAsia="Times New Roman" w:hAnsiTheme="minorBidi"/>
          <w:color w:val="222222"/>
          <w:lang w:val="en-MY" w:eastAsia="ms-MY"/>
        </w:rPr>
      </w:pPr>
      <w:r>
        <w:rPr>
          <w:rFonts w:asciiTheme="minorBidi" w:eastAsia="Times New Roman" w:hAnsiTheme="minorBidi"/>
          <w:color w:val="222222"/>
          <w:lang w:val="en-MY" w:eastAsia="ms-MY"/>
        </w:rPr>
        <w:lastRenderedPageBreak/>
        <w:t xml:space="preserve">Discuss the results you got from all the commands on PCC. </w:t>
      </w:r>
    </w:p>
    <w:p w14:paraId="6C76F9ED" w14:textId="3DD50496" w:rsidR="00816ADC" w:rsidRPr="00816ADC" w:rsidRDefault="00816ADC" w:rsidP="00816ADC">
      <w:pPr>
        <w:pStyle w:val="ListParagraph"/>
        <w:numPr>
          <w:ilvl w:val="1"/>
          <w:numId w:val="7"/>
        </w:numPr>
        <w:shd w:val="clear" w:color="auto" w:fill="FFFFFF"/>
        <w:spacing w:after="0" w:line="360" w:lineRule="auto"/>
        <w:textAlignment w:val="baseline"/>
        <w:rPr>
          <w:rFonts w:asciiTheme="minorBidi" w:eastAsia="Times New Roman" w:hAnsiTheme="minorBidi"/>
          <w:color w:val="1F497D" w:themeColor="text2"/>
          <w:lang w:val="en-MY" w:eastAsia="ms-MY"/>
        </w:rPr>
      </w:pPr>
      <w:r w:rsidRPr="00816ADC">
        <w:rPr>
          <w:rFonts w:asciiTheme="minorBidi" w:eastAsia="Times New Roman" w:hAnsiTheme="minorBidi"/>
          <w:color w:val="1F497D" w:themeColor="text2"/>
          <w:lang w:val="en-MY" w:eastAsia="ms-MY"/>
        </w:rPr>
        <w:t xml:space="preserve">The results confirm successful connectivity, as all pings worked after a brief initial timeout caused by the normal ARP resolution process. The commands demonstrate correct routing </w:t>
      </w:r>
      <w:proofErr w:type="spellStart"/>
      <w:r w:rsidRPr="00816ADC">
        <w:rPr>
          <w:rFonts w:asciiTheme="minorBidi" w:eastAsia="Times New Roman" w:hAnsiTheme="minorBidi"/>
          <w:color w:val="1F497D" w:themeColor="text2"/>
          <w:lang w:val="en-MY" w:eastAsia="ms-MY"/>
        </w:rPr>
        <w:t>behavior</w:t>
      </w:r>
      <w:proofErr w:type="spellEnd"/>
      <w:r w:rsidRPr="00816ADC">
        <w:rPr>
          <w:rFonts w:asciiTheme="minorBidi" w:eastAsia="Times New Roman" w:hAnsiTheme="minorBidi"/>
          <w:color w:val="1F497D" w:themeColor="text2"/>
          <w:lang w:val="en-MY" w:eastAsia="ms-MY"/>
        </w:rPr>
        <w:t>: PCC resolved the specific MAC address for the local device (192.168.11.112) but correctly used the Default Gateway's MAC address (192.168.11.1) to reach the remote networks (192.168.33.22 and 192.168.4.110).</w:t>
      </w:r>
    </w:p>
    <w:p w14:paraId="76160A19" w14:textId="77777777" w:rsidR="00D61833" w:rsidRDefault="00D61833" w:rsidP="00D61833">
      <w:pPr>
        <w:pStyle w:val="ListParagraph"/>
        <w:numPr>
          <w:ilvl w:val="0"/>
          <w:numId w:val="7"/>
        </w:numPr>
        <w:shd w:val="clear" w:color="auto" w:fill="FFFFFF"/>
        <w:spacing w:after="163" w:line="360" w:lineRule="auto"/>
        <w:textAlignment w:val="baseline"/>
        <w:outlineLvl w:val="2"/>
        <w:rPr>
          <w:rFonts w:asciiTheme="minorBidi" w:eastAsia="Times New Roman" w:hAnsiTheme="minorBidi"/>
          <w:color w:val="252525"/>
          <w:lang w:val="en-MY" w:eastAsia="ms-MY"/>
        </w:rPr>
      </w:pPr>
      <w:r w:rsidRPr="00E33B3C">
        <w:rPr>
          <w:rFonts w:asciiTheme="minorBidi" w:eastAsia="Times New Roman" w:hAnsiTheme="minorBidi"/>
          <w:color w:val="252525"/>
          <w:lang w:val="en-MY" w:eastAsia="ms-MY"/>
        </w:rPr>
        <w:t xml:space="preserve">At Router RTA, enter the CLI. At the command prompt </w:t>
      </w:r>
      <w:proofErr w:type="gramStart"/>
      <w:r w:rsidRPr="00E33B3C">
        <w:rPr>
          <w:rFonts w:asciiTheme="minorBidi" w:eastAsia="Times New Roman" w:hAnsiTheme="minorBidi"/>
          <w:color w:val="252525"/>
          <w:lang w:val="en-MY" w:eastAsia="ms-MY"/>
        </w:rPr>
        <w:t>type</w:t>
      </w:r>
      <w:proofErr w:type="gramEnd"/>
      <w:r w:rsidRPr="00E33B3C">
        <w:rPr>
          <w:rFonts w:asciiTheme="minorBidi" w:eastAsia="Times New Roman" w:hAnsiTheme="minorBidi"/>
          <w:color w:val="252525"/>
          <w:lang w:val="en-MY" w:eastAsia="ms-MY"/>
        </w:rPr>
        <w:t xml:space="preserve"> the following commands. Snap the results after the last command and paste it here.</w:t>
      </w:r>
    </w:p>
    <w:tbl>
      <w:tblPr>
        <w:tblStyle w:val="TableGrid"/>
        <w:tblW w:w="0" w:type="auto"/>
        <w:tblInd w:w="959" w:type="dxa"/>
        <w:tblLook w:val="04A0" w:firstRow="1" w:lastRow="0" w:firstColumn="1" w:lastColumn="0" w:noHBand="0" w:noVBand="1"/>
      </w:tblPr>
      <w:tblGrid>
        <w:gridCol w:w="4819"/>
      </w:tblGrid>
      <w:tr w:rsidR="00D61833" w14:paraId="76160A1D" w14:textId="77777777" w:rsidTr="00D61833">
        <w:tc>
          <w:tcPr>
            <w:tcW w:w="4819" w:type="dxa"/>
          </w:tcPr>
          <w:p w14:paraId="76160A1A" w14:textId="77777777" w:rsidR="00D61833" w:rsidRPr="00356043" w:rsidRDefault="00D61833" w:rsidP="00D61833">
            <w:pPr>
              <w:jc w:val="center"/>
              <w:rPr>
                <w:rFonts w:ascii="Courier New" w:eastAsia="Times New Roman" w:hAnsi="Courier New" w:cs="Courier New"/>
                <w:sz w:val="20"/>
                <w:szCs w:val="20"/>
                <w:lang w:val="en-MY" w:eastAsia="ms-MY"/>
              </w:rPr>
            </w:pPr>
          </w:p>
          <w:p w14:paraId="76160A1B" w14:textId="77777777" w:rsidR="00D61833" w:rsidRPr="00356043" w:rsidRDefault="00D61833" w:rsidP="00D61833">
            <w:pPr>
              <w:rPr>
                <w:rFonts w:ascii="Courier New" w:eastAsia="Times New Roman" w:hAnsi="Courier New" w:cs="Courier New"/>
                <w:sz w:val="20"/>
                <w:szCs w:val="20"/>
                <w:lang w:val="en-MY" w:eastAsia="ms-MY"/>
              </w:rPr>
            </w:pPr>
            <w:r w:rsidRPr="00356043">
              <w:rPr>
                <w:rFonts w:ascii="Courier New" w:eastAsia="Times New Roman" w:hAnsi="Courier New" w:cs="Courier New"/>
                <w:sz w:val="20"/>
                <w:szCs w:val="20"/>
                <w:lang w:val="en-MY" w:eastAsia="ms-MY"/>
              </w:rPr>
              <w:t>RTA&gt;</w:t>
            </w:r>
            <w:r w:rsidRPr="00D669E8">
              <w:rPr>
                <w:rFonts w:ascii="Courier New" w:eastAsia="Times New Roman" w:hAnsi="Courier New" w:cs="Courier New"/>
                <w:b/>
                <w:bCs/>
                <w:i/>
                <w:iCs/>
                <w:sz w:val="20"/>
                <w:szCs w:val="20"/>
                <w:lang w:val="en-MY" w:eastAsia="ms-MY"/>
              </w:rPr>
              <w:t>enable</w:t>
            </w:r>
          </w:p>
          <w:p w14:paraId="76160A1C" w14:textId="77777777" w:rsidR="00D61833" w:rsidRDefault="00D61833" w:rsidP="00D61833">
            <w:pPr>
              <w:spacing w:after="163" w:line="360" w:lineRule="auto"/>
              <w:textAlignment w:val="baseline"/>
              <w:outlineLvl w:val="2"/>
              <w:rPr>
                <w:rFonts w:asciiTheme="minorBidi" w:eastAsia="Times New Roman" w:hAnsiTheme="minorBidi"/>
                <w:color w:val="252525"/>
                <w:lang w:val="en-MY" w:eastAsia="ms-MY"/>
              </w:rPr>
            </w:pPr>
            <w:proofErr w:type="spellStart"/>
            <w:r w:rsidRPr="00E33B3C">
              <w:rPr>
                <w:rFonts w:ascii="Courier New" w:eastAsia="Times New Roman" w:hAnsi="Courier New" w:cs="Courier New"/>
                <w:sz w:val="20"/>
                <w:szCs w:val="20"/>
                <w:lang w:val="en-MY" w:eastAsia="ms-MY"/>
              </w:rPr>
              <w:t>RTA#</w:t>
            </w:r>
            <w:r w:rsidRPr="00D669E8">
              <w:rPr>
                <w:rFonts w:ascii="Courier New" w:eastAsia="Times New Roman" w:hAnsi="Courier New" w:cs="Courier New"/>
                <w:b/>
                <w:bCs/>
                <w:i/>
                <w:iCs/>
                <w:sz w:val="20"/>
                <w:szCs w:val="20"/>
                <w:lang w:val="en-MY" w:eastAsia="ms-MY"/>
              </w:rPr>
              <w:t>show</w:t>
            </w:r>
            <w:proofErr w:type="spellEnd"/>
            <w:r w:rsidRPr="00D669E8">
              <w:rPr>
                <w:rFonts w:ascii="Courier New" w:eastAsia="Times New Roman" w:hAnsi="Courier New" w:cs="Courier New"/>
                <w:b/>
                <w:bCs/>
                <w:i/>
                <w:iCs/>
                <w:sz w:val="20"/>
                <w:szCs w:val="20"/>
                <w:lang w:val="en-MY" w:eastAsia="ms-MY"/>
              </w:rPr>
              <w:t xml:space="preserve"> </w:t>
            </w:r>
            <w:proofErr w:type="spellStart"/>
            <w:r w:rsidRPr="00D669E8">
              <w:rPr>
                <w:rFonts w:ascii="Courier New" w:eastAsia="Times New Roman" w:hAnsi="Courier New" w:cs="Courier New"/>
                <w:b/>
                <w:bCs/>
                <w:i/>
                <w:iCs/>
                <w:sz w:val="20"/>
                <w:szCs w:val="20"/>
                <w:lang w:val="en-MY" w:eastAsia="ms-MY"/>
              </w:rPr>
              <w:t>arp</w:t>
            </w:r>
            <w:proofErr w:type="spellEnd"/>
          </w:p>
        </w:tc>
      </w:tr>
    </w:tbl>
    <w:p w14:paraId="76160A1E" w14:textId="03EF385A" w:rsidR="00D61833" w:rsidRDefault="00F714BE" w:rsidP="00073ECB">
      <w:pPr>
        <w:shd w:val="clear" w:color="auto" w:fill="FFFFFF"/>
        <w:spacing w:after="163" w:line="360" w:lineRule="auto"/>
        <w:textAlignment w:val="baseline"/>
        <w:outlineLvl w:val="2"/>
        <w:rPr>
          <w:rFonts w:asciiTheme="minorBidi" w:eastAsia="Times New Roman" w:hAnsiTheme="minorBidi"/>
          <w:color w:val="252525"/>
          <w:lang w:val="en-MY" w:eastAsia="ms-MY"/>
        </w:rPr>
      </w:pPr>
      <w:r w:rsidRPr="00F714BE">
        <w:rPr>
          <w:rFonts w:asciiTheme="minorBidi" w:eastAsia="Times New Roman" w:hAnsiTheme="minorBidi"/>
          <w:noProof/>
          <w:color w:val="252525"/>
          <w:lang w:val="en-MY" w:eastAsia="ms-MY"/>
        </w:rPr>
        <w:drawing>
          <wp:inline distT="0" distB="0" distL="0" distR="0" wp14:anchorId="0B5181F5" wp14:editId="41085AFE">
            <wp:extent cx="5760720" cy="11264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1126490"/>
                    </a:xfrm>
                    <a:prstGeom prst="rect">
                      <a:avLst/>
                    </a:prstGeom>
                  </pic:spPr>
                </pic:pic>
              </a:graphicData>
            </a:graphic>
          </wp:inline>
        </w:drawing>
      </w:r>
    </w:p>
    <w:p w14:paraId="76160A1F" w14:textId="6BF7543D" w:rsidR="00985F9C" w:rsidRPr="00985F9C" w:rsidRDefault="00985F9C" w:rsidP="00985F9C">
      <w:pPr>
        <w:pStyle w:val="ListParagraph"/>
        <w:numPr>
          <w:ilvl w:val="0"/>
          <w:numId w:val="7"/>
        </w:numPr>
        <w:shd w:val="clear" w:color="auto" w:fill="FFFFFF"/>
        <w:spacing w:after="163" w:line="360" w:lineRule="auto"/>
        <w:textAlignment w:val="baseline"/>
        <w:outlineLvl w:val="2"/>
        <w:rPr>
          <w:rFonts w:asciiTheme="minorBidi" w:eastAsia="Times New Roman" w:hAnsiTheme="minorBidi"/>
          <w:color w:val="252525"/>
          <w:lang w:val="en-MY" w:eastAsia="ms-MY"/>
        </w:rPr>
      </w:pPr>
      <w:r w:rsidRPr="00985F9C">
        <w:rPr>
          <w:rFonts w:asciiTheme="minorBidi" w:eastAsia="Times New Roman" w:hAnsiTheme="minorBidi"/>
          <w:color w:val="252525"/>
          <w:lang w:val="en-MY" w:eastAsia="ms-MY"/>
        </w:rPr>
        <w:t>At Router RT</w:t>
      </w:r>
      <w:r w:rsidR="00412BB8">
        <w:rPr>
          <w:rFonts w:asciiTheme="minorBidi" w:eastAsia="Times New Roman" w:hAnsiTheme="minorBidi"/>
          <w:color w:val="252525"/>
          <w:lang w:val="en-MY" w:eastAsia="ms-MY"/>
        </w:rPr>
        <w:t>B</w:t>
      </w:r>
      <w:r w:rsidRPr="00985F9C">
        <w:rPr>
          <w:rFonts w:asciiTheme="minorBidi" w:eastAsia="Times New Roman" w:hAnsiTheme="minorBidi"/>
          <w:color w:val="252525"/>
          <w:lang w:val="en-MY" w:eastAsia="ms-MY"/>
        </w:rPr>
        <w:t xml:space="preserve">, enter the CLI. At the command prompt </w:t>
      </w:r>
      <w:proofErr w:type="gramStart"/>
      <w:r w:rsidRPr="00985F9C">
        <w:rPr>
          <w:rFonts w:asciiTheme="minorBidi" w:eastAsia="Times New Roman" w:hAnsiTheme="minorBidi"/>
          <w:color w:val="252525"/>
          <w:lang w:val="en-MY" w:eastAsia="ms-MY"/>
        </w:rPr>
        <w:t>type</w:t>
      </w:r>
      <w:proofErr w:type="gramEnd"/>
      <w:r w:rsidRPr="00985F9C">
        <w:rPr>
          <w:rFonts w:asciiTheme="minorBidi" w:eastAsia="Times New Roman" w:hAnsiTheme="minorBidi"/>
          <w:color w:val="252525"/>
          <w:lang w:val="en-MY" w:eastAsia="ms-MY"/>
        </w:rPr>
        <w:t xml:space="preserve"> the following commands. Snap the results after the last command and paste it here.</w:t>
      </w:r>
    </w:p>
    <w:tbl>
      <w:tblPr>
        <w:tblStyle w:val="TableGrid"/>
        <w:tblW w:w="0" w:type="auto"/>
        <w:tblInd w:w="959" w:type="dxa"/>
        <w:tblLook w:val="04A0" w:firstRow="1" w:lastRow="0" w:firstColumn="1" w:lastColumn="0" w:noHBand="0" w:noVBand="1"/>
      </w:tblPr>
      <w:tblGrid>
        <w:gridCol w:w="4819"/>
      </w:tblGrid>
      <w:tr w:rsidR="00985F9C" w14:paraId="76160A23" w14:textId="77777777" w:rsidTr="009E371F">
        <w:tc>
          <w:tcPr>
            <w:tcW w:w="4819" w:type="dxa"/>
          </w:tcPr>
          <w:p w14:paraId="76160A20" w14:textId="77777777" w:rsidR="00985F9C" w:rsidRPr="00356043" w:rsidRDefault="00985F9C" w:rsidP="009E371F">
            <w:pPr>
              <w:jc w:val="center"/>
              <w:rPr>
                <w:rFonts w:ascii="Courier New" w:eastAsia="Times New Roman" w:hAnsi="Courier New" w:cs="Courier New"/>
                <w:sz w:val="20"/>
                <w:szCs w:val="20"/>
                <w:lang w:val="en-MY" w:eastAsia="ms-MY"/>
              </w:rPr>
            </w:pPr>
          </w:p>
          <w:p w14:paraId="76160A21" w14:textId="77777777" w:rsidR="00985F9C" w:rsidRPr="00356043" w:rsidRDefault="00985F9C" w:rsidP="00985F9C">
            <w:pPr>
              <w:rPr>
                <w:rFonts w:ascii="Courier New" w:eastAsia="Times New Roman" w:hAnsi="Courier New" w:cs="Courier New"/>
                <w:sz w:val="20"/>
                <w:szCs w:val="20"/>
                <w:lang w:val="en-MY" w:eastAsia="ms-MY"/>
              </w:rPr>
            </w:pPr>
            <w:r w:rsidRPr="00356043">
              <w:rPr>
                <w:rFonts w:ascii="Courier New" w:eastAsia="Times New Roman" w:hAnsi="Courier New" w:cs="Courier New"/>
                <w:sz w:val="20"/>
                <w:szCs w:val="20"/>
                <w:lang w:val="en-MY" w:eastAsia="ms-MY"/>
              </w:rPr>
              <w:t>RT</w:t>
            </w:r>
            <w:r>
              <w:rPr>
                <w:rFonts w:ascii="Courier New" w:eastAsia="Times New Roman" w:hAnsi="Courier New" w:cs="Courier New"/>
                <w:sz w:val="20"/>
                <w:szCs w:val="20"/>
                <w:lang w:val="en-MY" w:eastAsia="ms-MY"/>
              </w:rPr>
              <w:t>B</w:t>
            </w:r>
            <w:r w:rsidRPr="00356043">
              <w:rPr>
                <w:rFonts w:ascii="Courier New" w:eastAsia="Times New Roman" w:hAnsi="Courier New" w:cs="Courier New"/>
                <w:sz w:val="20"/>
                <w:szCs w:val="20"/>
                <w:lang w:val="en-MY" w:eastAsia="ms-MY"/>
              </w:rPr>
              <w:t>&gt;</w:t>
            </w:r>
            <w:r w:rsidRPr="00D669E8">
              <w:rPr>
                <w:rFonts w:ascii="Courier New" w:eastAsia="Times New Roman" w:hAnsi="Courier New" w:cs="Courier New"/>
                <w:b/>
                <w:bCs/>
                <w:i/>
                <w:iCs/>
                <w:sz w:val="20"/>
                <w:szCs w:val="20"/>
                <w:lang w:val="en-MY" w:eastAsia="ms-MY"/>
              </w:rPr>
              <w:t>enable</w:t>
            </w:r>
          </w:p>
          <w:p w14:paraId="76160A22" w14:textId="77777777" w:rsidR="00985F9C" w:rsidRDefault="00985F9C" w:rsidP="00985F9C">
            <w:pPr>
              <w:spacing w:after="163" w:line="360" w:lineRule="auto"/>
              <w:textAlignment w:val="baseline"/>
              <w:outlineLvl w:val="2"/>
              <w:rPr>
                <w:rFonts w:asciiTheme="minorBidi" w:eastAsia="Times New Roman" w:hAnsiTheme="minorBidi"/>
                <w:color w:val="252525"/>
                <w:lang w:val="en-MY" w:eastAsia="ms-MY"/>
              </w:rPr>
            </w:pPr>
            <w:proofErr w:type="spellStart"/>
            <w:r w:rsidRPr="00E33B3C">
              <w:rPr>
                <w:rFonts w:ascii="Courier New" w:eastAsia="Times New Roman" w:hAnsi="Courier New" w:cs="Courier New"/>
                <w:sz w:val="20"/>
                <w:szCs w:val="20"/>
                <w:lang w:val="en-MY" w:eastAsia="ms-MY"/>
              </w:rPr>
              <w:t>RT</w:t>
            </w:r>
            <w:r>
              <w:rPr>
                <w:rFonts w:ascii="Courier New" w:eastAsia="Times New Roman" w:hAnsi="Courier New" w:cs="Courier New"/>
                <w:sz w:val="20"/>
                <w:szCs w:val="20"/>
                <w:lang w:val="en-MY" w:eastAsia="ms-MY"/>
              </w:rPr>
              <w:t>B</w:t>
            </w:r>
            <w:r w:rsidRPr="00E33B3C">
              <w:rPr>
                <w:rFonts w:ascii="Courier New" w:eastAsia="Times New Roman" w:hAnsi="Courier New" w:cs="Courier New"/>
                <w:sz w:val="20"/>
                <w:szCs w:val="20"/>
                <w:lang w:val="en-MY" w:eastAsia="ms-MY"/>
              </w:rPr>
              <w:t>#</w:t>
            </w:r>
            <w:r w:rsidRPr="00D669E8">
              <w:rPr>
                <w:rFonts w:ascii="Courier New" w:eastAsia="Times New Roman" w:hAnsi="Courier New" w:cs="Courier New"/>
                <w:b/>
                <w:bCs/>
                <w:i/>
                <w:iCs/>
                <w:sz w:val="20"/>
                <w:szCs w:val="20"/>
                <w:lang w:val="en-MY" w:eastAsia="ms-MY"/>
              </w:rPr>
              <w:t>show</w:t>
            </w:r>
            <w:proofErr w:type="spellEnd"/>
            <w:r w:rsidRPr="00D669E8">
              <w:rPr>
                <w:rFonts w:ascii="Courier New" w:eastAsia="Times New Roman" w:hAnsi="Courier New" w:cs="Courier New"/>
                <w:b/>
                <w:bCs/>
                <w:i/>
                <w:iCs/>
                <w:sz w:val="20"/>
                <w:szCs w:val="20"/>
                <w:lang w:val="en-MY" w:eastAsia="ms-MY"/>
              </w:rPr>
              <w:t xml:space="preserve"> </w:t>
            </w:r>
            <w:proofErr w:type="spellStart"/>
            <w:r w:rsidRPr="00D669E8">
              <w:rPr>
                <w:rFonts w:ascii="Courier New" w:eastAsia="Times New Roman" w:hAnsi="Courier New" w:cs="Courier New"/>
                <w:b/>
                <w:bCs/>
                <w:i/>
                <w:iCs/>
                <w:sz w:val="20"/>
                <w:szCs w:val="20"/>
                <w:lang w:val="en-MY" w:eastAsia="ms-MY"/>
              </w:rPr>
              <w:t>arp</w:t>
            </w:r>
            <w:proofErr w:type="spellEnd"/>
          </w:p>
        </w:tc>
      </w:tr>
    </w:tbl>
    <w:p w14:paraId="76160A24" w14:textId="1069AF1D" w:rsidR="00577D39" w:rsidRDefault="001743CE" w:rsidP="00985F9C">
      <w:pPr>
        <w:shd w:val="clear" w:color="auto" w:fill="FFFFFF"/>
        <w:spacing w:after="0" w:line="360" w:lineRule="auto"/>
        <w:textAlignment w:val="baseline"/>
        <w:rPr>
          <w:rFonts w:asciiTheme="minorBidi" w:eastAsia="Times New Roman" w:hAnsiTheme="minorBidi"/>
          <w:color w:val="222222"/>
          <w:lang w:val="en-MY" w:eastAsia="ms-MY"/>
        </w:rPr>
      </w:pPr>
      <w:r w:rsidRPr="001743CE">
        <w:rPr>
          <w:rFonts w:asciiTheme="minorBidi" w:eastAsia="Times New Roman" w:hAnsiTheme="minorBidi"/>
          <w:noProof/>
          <w:color w:val="222222"/>
          <w:lang w:val="en-MY" w:eastAsia="ms-MY"/>
        </w:rPr>
        <w:drawing>
          <wp:inline distT="0" distB="0" distL="0" distR="0" wp14:anchorId="416FB45E" wp14:editId="37E7AEE6">
            <wp:extent cx="5760720" cy="81661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816610"/>
                    </a:xfrm>
                    <a:prstGeom prst="rect">
                      <a:avLst/>
                    </a:prstGeom>
                  </pic:spPr>
                </pic:pic>
              </a:graphicData>
            </a:graphic>
          </wp:inline>
        </w:drawing>
      </w:r>
    </w:p>
    <w:p w14:paraId="76160A25" w14:textId="77777777" w:rsidR="00985F9C" w:rsidRPr="00985F9C" w:rsidRDefault="00985F9C" w:rsidP="00985F9C">
      <w:pPr>
        <w:shd w:val="clear" w:color="auto" w:fill="FFFFFF"/>
        <w:spacing w:after="0" w:line="360" w:lineRule="auto"/>
        <w:jc w:val="center"/>
        <w:textAlignment w:val="baseline"/>
        <w:rPr>
          <w:rFonts w:asciiTheme="minorBidi" w:eastAsia="Times New Roman" w:hAnsiTheme="minorBidi"/>
          <w:color w:val="222222"/>
          <w:lang w:val="en-MY" w:eastAsia="ms-MY"/>
        </w:rPr>
      </w:pPr>
    </w:p>
    <w:p w14:paraId="15B50AA7" w14:textId="77777777" w:rsidR="00CA7D2A" w:rsidRDefault="00CA7D2A">
      <w:pPr>
        <w:rPr>
          <w:rFonts w:asciiTheme="minorBidi" w:eastAsia="Times New Roman" w:hAnsiTheme="minorBidi"/>
          <w:b/>
          <w:bCs/>
          <w:color w:val="252525"/>
          <w:lang w:val="en-MY" w:eastAsia="ms-MY"/>
        </w:rPr>
      </w:pPr>
      <w:r>
        <w:rPr>
          <w:rFonts w:asciiTheme="minorBidi" w:eastAsia="Times New Roman" w:hAnsiTheme="minorBidi"/>
          <w:b/>
          <w:bCs/>
          <w:color w:val="252525"/>
          <w:lang w:val="en-MY" w:eastAsia="ms-MY"/>
        </w:rPr>
        <w:br w:type="page"/>
      </w:r>
    </w:p>
    <w:p w14:paraId="76160A26" w14:textId="7D4686F9" w:rsidR="008042C5" w:rsidRPr="00E33B3C" w:rsidRDefault="008042C5" w:rsidP="00D61833">
      <w:pPr>
        <w:shd w:val="clear" w:color="auto" w:fill="FFFFFF"/>
        <w:spacing w:after="163" w:line="360" w:lineRule="auto"/>
        <w:textAlignment w:val="baseline"/>
        <w:outlineLvl w:val="4"/>
        <w:rPr>
          <w:rFonts w:asciiTheme="minorBidi" w:eastAsia="Times New Roman" w:hAnsiTheme="minorBidi"/>
          <w:b/>
          <w:bCs/>
          <w:color w:val="252525"/>
          <w:lang w:val="en-MY" w:eastAsia="ms-MY"/>
        </w:rPr>
      </w:pPr>
      <w:r w:rsidRPr="00E33B3C">
        <w:rPr>
          <w:rFonts w:asciiTheme="minorBidi" w:eastAsia="Times New Roman" w:hAnsiTheme="minorBidi"/>
          <w:b/>
          <w:bCs/>
          <w:color w:val="252525"/>
          <w:lang w:val="en-MY" w:eastAsia="ms-MY"/>
        </w:rPr>
        <w:lastRenderedPageBreak/>
        <w:t xml:space="preserve">Step 3: </w:t>
      </w:r>
      <w:r w:rsidR="00D61833">
        <w:rPr>
          <w:rFonts w:asciiTheme="minorBidi" w:eastAsia="Times New Roman" w:hAnsiTheme="minorBidi"/>
          <w:b/>
          <w:bCs/>
          <w:color w:val="252525"/>
          <w:lang w:val="en-MY" w:eastAsia="ms-MY"/>
        </w:rPr>
        <w:t>Switch MAC address table.</w:t>
      </w:r>
    </w:p>
    <w:p w14:paraId="76160A27" w14:textId="77777777" w:rsidR="00A34FA4" w:rsidRDefault="00A34FA4" w:rsidP="00A34FA4">
      <w:pPr>
        <w:pStyle w:val="ListParagraph"/>
        <w:numPr>
          <w:ilvl w:val="0"/>
          <w:numId w:val="12"/>
        </w:numPr>
        <w:shd w:val="clear" w:color="auto" w:fill="FFFFFF"/>
        <w:spacing w:after="163" w:line="360" w:lineRule="auto"/>
        <w:textAlignment w:val="baseline"/>
        <w:outlineLvl w:val="2"/>
        <w:rPr>
          <w:rFonts w:asciiTheme="minorBidi" w:eastAsia="Times New Roman" w:hAnsiTheme="minorBidi"/>
          <w:color w:val="252525"/>
          <w:lang w:val="en-MY" w:eastAsia="ms-MY"/>
        </w:rPr>
      </w:pPr>
      <w:r w:rsidRPr="00E33B3C">
        <w:rPr>
          <w:rFonts w:asciiTheme="minorBidi" w:eastAsia="Times New Roman" w:hAnsiTheme="minorBidi"/>
          <w:color w:val="252525"/>
          <w:lang w:val="en-MY" w:eastAsia="ms-MY"/>
        </w:rPr>
        <w:t xml:space="preserve">At </w:t>
      </w:r>
      <w:r>
        <w:rPr>
          <w:rFonts w:asciiTheme="minorBidi" w:eastAsia="Times New Roman" w:hAnsiTheme="minorBidi"/>
          <w:color w:val="252525"/>
          <w:lang w:val="en-MY" w:eastAsia="ms-MY"/>
        </w:rPr>
        <w:t>Switch</w:t>
      </w:r>
      <w:r w:rsidRPr="00E33B3C">
        <w:rPr>
          <w:rFonts w:asciiTheme="minorBidi" w:eastAsia="Times New Roman" w:hAnsiTheme="minorBidi"/>
          <w:color w:val="252525"/>
          <w:lang w:val="en-MY" w:eastAsia="ms-MY"/>
        </w:rPr>
        <w:t xml:space="preserve"> </w:t>
      </w:r>
      <w:r>
        <w:rPr>
          <w:rFonts w:asciiTheme="minorBidi" w:eastAsia="Times New Roman" w:hAnsiTheme="minorBidi"/>
          <w:color w:val="252525"/>
          <w:lang w:val="en-MY" w:eastAsia="ms-MY"/>
        </w:rPr>
        <w:t>SW</w:t>
      </w:r>
      <w:r w:rsidRPr="00E33B3C">
        <w:rPr>
          <w:rFonts w:asciiTheme="minorBidi" w:eastAsia="Times New Roman" w:hAnsiTheme="minorBidi"/>
          <w:color w:val="252525"/>
          <w:lang w:val="en-MY" w:eastAsia="ms-MY"/>
        </w:rPr>
        <w:t xml:space="preserve">A, enter the CLI. At the command prompt </w:t>
      </w:r>
      <w:proofErr w:type="gramStart"/>
      <w:r w:rsidRPr="00E33B3C">
        <w:rPr>
          <w:rFonts w:asciiTheme="minorBidi" w:eastAsia="Times New Roman" w:hAnsiTheme="minorBidi"/>
          <w:color w:val="252525"/>
          <w:lang w:val="en-MY" w:eastAsia="ms-MY"/>
        </w:rPr>
        <w:t>type</w:t>
      </w:r>
      <w:proofErr w:type="gramEnd"/>
      <w:r w:rsidRPr="00E33B3C">
        <w:rPr>
          <w:rFonts w:asciiTheme="minorBidi" w:eastAsia="Times New Roman" w:hAnsiTheme="minorBidi"/>
          <w:color w:val="252525"/>
          <w:lang w:val="en-MY" w:eastAsia="ms-MY"/>
        </w:rPr>
        <w:t xml:space="preserve"> the following commands. Snap the results after the last command and paste it here.</w:t>
      </w:r>
    </w:p>
    <w:tbl>
      <w:tblPr>
        <w:tblStyle w:val="TableGrid"/>
        <w:tblpPr w:leftFromText="180" w:rightFromText="180" w:vertAnchor="text" w:tblpY="1"/>
        <w:tblOverlap w:val="never"/>
        <w:tblW w:w="0" w:type="auto"/>
        <w:tblLook w:val="04A0" w:firstRow="1" w:lastRow="0" w:firstColumn="1" w:lastColumn="0" w:noHBand="0" w:noVBand="1"/>
      </w:tblPr>
      <w:tblGrid>
        <w:gridCol w:w="4819"/>
      </w:tblGrid>
      <w:tr w:rsidR="00A34FA4" w14:paraId="76160A2C" w14:textId="77777777" w:rsidTr="00257B7C">
        <w:tc>
          <w:tcPr>
            <w:tcW w:w="4819" w:type="dxa"/>
          </w:tcPr>
          <w:p w14:paraId="76160A28" w14:textId="77777777" w:rsidR="00A34FA4" w:rsidRPr="00356043" w:rsidRDefault="00A34FA4" w:rsidP="00257B7C">
            <w:pPr>
              <w:jc w:val="center"/>
              <w:rPr>
                <w:rFonts w:ascii="Courier New" w:eastAsia="Times New Roman" w:hAnsi="Courier New" w:cs="Courier New"/>
                <w:sz w:val="20"/>
                <w:szCs w:val="20"/>
                <w:lang w:val="en-MY" w:eastAsia="ms-MY"/>
              </w:rPr>
            </w:pPr>
          </w:p>
          <w:p w14:paraId="76160A29" w14:textId="77777777" w:rsidR="00A34FA4" w:rsidRPr="00356043" w:rsidRDefault="00A34FA4" w:rsidP="00257B7C">
            <w:pPr>
              <w:rPr>
                <w:rFonts w:ascii="Courier New" w:eastAsia="Times New Roman" w:hAnsi="Courier New" w:cs="Courier New"/>
                <w:sz w:val="20"/>
                <w:szCs w:val="20"/>
                <w:lang w:val="en-MY" w:eastAsia="ms-MY"/>
              </w:rPr>
            </w:pPr>
            <w:r>
              <w:rPr>
                <w:rFonts w:ascii="Courier New" w:eastAsia="Times New Roman" w:hAnsi="Courier New" w:cs="Courier New"/>
                <w:sz w:val="20"/>
                <w:szCs w:val="20"/>
                <w:lang w:val="en-MY" w:eastAsia="ms-MY"/>
              </w:rPr>
              <w:t>SWA</w:t>
            </w:r>
            <w:r w:rsidRPr="00356043">
              <w:rPr>
                <w:rFonts w:ascii="Courier New" w:eastAsia="Times New Roman" w:hAnsi="Courier New" w:cs="Courier New"/>
                <w:sz w:val="20"/>
                <w:szCs w:val="20"/>
                <w:lang w:val="en-MY" w:eastAsia="ms-MY"/>
              </w:rPr>
              <w:t>&gt;</w:t>
            </w:r>
            <w:r w:rsidRPr="00CA65C7">
              <w:rPr>
                <w:rFonts w:ascii="Courier New" w:eastAsia="Times New Roman" w:hAnsi="Courier New" w:cs="Courier New"/>
                <w:b/>
                <w:bCs/>
                <w:i/>
                <w:iCs/>
                <w:sz w:val="20"/>
                <w:szCs w:val="20"/>
                <w:lang w:val="en-MY" w:eastAsia="ms-MY"/>
              </w:rPr>
              <w:t>enable</w:t>
            </w:r>
          </w:p>
          <w:p w14:paraId="76160A2A" w14:textId="77777777" w:rsidR="00A34FA4" w:rsidRDefault="00A34FA4" w:rsidP="00257B7C">
            <w:pPr>
              <w:spacing w:after="163" w:line="360" w:lineRule="auto"/>
              <w:textAlignment w:val="baseline"/>
              <w:outlineLvl w:val="2"/>
              <w:rPr>
                <w:rFonts w:ascii="Courier New" w:eastAsia="Times New Roman" w:hAnsi="Courier New" w:cs="Courier New"/>
                <w:sz w:val="20"/>
                <w:szCs w:val="20"/>
                <w:lang w:val="en-MY" w:eastAsia="ms-MY"/>
              </w:rPr>
            </w:pPr>
            <w:proofErr w:type="spellStart"/>
            <w:r>
              <w:rPr>
                <w:rFonts w:ascii="Courier New" w:eastAsia="Times New Roman" w:hAnsi="Courier New" w:cs="Courier New"/>
                <w:sz w:val="20"/>
                <w:szCs w:val="20"/>
                <w:lang w:val="en-MY" w:eastAsia="ms-MY"/>
              </w:rPr>
              <w:t>SWA</w:t>
            </w:r>
            <w:r w:rsidRPr="00E33B3C">
              <w:rPr>
                <w:rFonts w:ascii="Courier New" w:eastAsia="Times New Roman" w:hAnsi="Courier New" w:cs="Courier New"/>
                <w:sz w:val="20"/>
                <w:szCs w:val="20"/>
                <w:lang w:val="en-MY" w:eastAsia="ms-MY"/>
              </w:rPr>
              <w:t>#</w:t>
            </w:r>
            <w:r w:rsidRPr="00CA65C7">
              <w:rPr>
                <w:rFonts w:ascii="Courier New" w:eastAsia="Times New Roman" w:hAnsi="Courier New" w:cs="Courier New"/>
                <w:b/>
                <w:bCs/>
                <w:i/>
                <w:iCs/>
                <w:sz w:val="20"/>
                <w:szCs w:val="20"/>
                <w:lang w:val="en-MY" w:eastAsia="ms-MY"/>
              </w:rPr>
              <w:t>show</w:t>
            </w:r>
            <w:proofErr w:type="spellEnd"/>
            <w:r w:rsidRPr="00CA65C7">
              <w:rPr>
                <w:rFonts w:ascii="Courier New" w:eastAsia="Times New Roman" w:hAnsi="Courier New" w:cs="Courier New"/>
                <w:b/>
                <w:bCs/>
                <w:i/>
                <w:iCs/>
                <w:sz w:val="20"/>
                <w:szCs w:val="20"/>
                <w:lang w:val="en-MY" w:eastAsia="ms-MY"/>
              </w:rPr>
              <w:t xml:space="preserve"> </w:t>
            </w:r>
            <w:proofErr w:type="spellStart"/>
            <w:r w:rsidRPr="00CA65C7">
              <w:rPr>
                <w:rFonts w:ascii="Courier New" w:eastAsia="Times New Roman" w:hAnsi="Courier New" w:cs="Courier New"/>
                <w:b/>
                <w:bCs/>
                <w:i/>
                <w:iCs/>
                <w:sz w:val="20"/>
                <w:szCs w:val="20"/>
                <w:lang w:val="en-MY" w:eastAsia="ms-MY"/>
              </w:rPr>
              <w:t>arp</w:t>
            </w:r>
            <w:proofErr w:type="spellEnd"/>
          </w:p>
          <w:p w14:paraId="76160A2B" w14:textId="77777777" w:rsidR="00A34FA4" w:rsidRDefault="00A34FA4" w:rsidP="00257B7C">
            <w:pPr>
              <w:spacing w:after="163" w:line="360" w:lineRule="auto"/>
              <w:textAlignment w:val="baseline"/>
              <w:outlineLvl w:val="2"/>
              <w:rPr>
                <w:rFonts w:asciiTheme="minorBidi" w:eastAsia="Times New Roman" w:hAnsiTheme="minorBidi"/>
                <w:color w:val="252525"/>
                <w:lang w:val="en-MY" w:eastAsia="ms-MY"/>
              </w:rPr>
            </w:pPr>
            <w:proofErr w:type="spellStart"/>
            <w:r>
              <w:rPr>
                <w:rFonts w:ascii="Courier New" w:eastAsia="Times New Roman" w:hAnsi="Courier New" w:cs="Courier New"/>
                <w:sz w:val="20"/>
                <w:szCs w:val="20"/>
                <w:lang w:val="en-MY" w:eastAsia="ms-MY"/>
              </w:rPr>
              <w:t>SWA#</w:t>
            </w:r>
            <w:r w:rsidRPr="00CA65C7">
              <w:rPr>
                <w:rFonts w:ascii="Courier New" w:eastAsia="Times New Roman" w:hAnsi="Courier New" w:cs="Courier New"/>
                <w:b/>
                <w:bCs/>
                <w:i/>
                <w:iCs/>
                <w:sz w:val="20"/>
                <w:szCs w:val="20"/>
                <w:lang w:val="en-MY" w:eastAsia="ms-MY"/>
              </w:rPr>
              <w:t>show</w:t>
            </w:r>
            <w:proofErr w:type="spellEnd"/>
            <w:r w:rsidRPr="00CA65C7">
              <w:rPr>
                <w:rFonts w:ascii="Courier New" w:eastAsia="Times New Roman" w:hAnsi="Courier New" w:cs="Courier New"/>
                <w:b/>
                <w:bCs/>
                <w:i/>
                <w:iCs/>
                <w:sz w:val="20"/>
                <w:szCs w:val="20"/>
                <w:lang w:val="en-MY" w:eastAsia="ms-MY"/>
              </w:rPr>
              <w:t xml:space="preserve"> mac-address-table</w:t>
            </w:r>
          </w:p>
        </w:tc>
      </w:tr>
    </w:tbl>
    <w:p w14:paraId="692901EF" w14:textId="77777777" w:rsidR="00257B7C" w:rsidRDefault="00257B7C" w:rsidP="00A34FA4">
      <w:pPr>
        <w:shd w:val="clear" w:color="auto" w:fill="FFFFFF"/>
        <w:spacing w:after="0" w:line="360" w:lineRule="auto"/>
        <w:jc w:val="center"/>
        <w:textAlignment w:val="baseline"/>
        <w:rPr>
          <w:rFonts w:asciiTheme="minorBidi" w:eastAsia="Times New Roman" w:hAnsiTheme="minorBidi"/>
          <w:color w:val="222222"/>
          <w:lang w:val="en-MY" w:eastAsia="ms-MY"/>
        </w:rPr>
      </w:pPr>
    </w:p>
    <w:p w14:paraId="4E1832BC" w14:textId="77777777" w:rsidR="00257B7C" w:rsidRDefault="00257B7C" w:rsidP="00A34FA4">
      <w:pPr>
        <w:shd w:val="clear" w:color="auto" w:fill="FFFFFF"/>
        <w:spacing w:after="0" w:line="360" w:lineRule="auto"/>
        <w:jc w:val="center"/>
        <w:textAlignment w:val="baseline"/>
        <w:rPr>
          <w:rFonts w:asciiTheme="minorBidi" w:eastAsia="Times New Roman" w:hAnsiTheme="minorBidi"/>
          <w:color w:val="222222"/>
          <w:lang w:val="en-MY" w:eastAsia="ms-MY"/>
        </w:rPr>
      </w:pPr>
    </w:p>
    <w:p w14:paraId="0DBAA9E3" w14:textId="77777777" w:rsidR="00257B7C" w:rsidRDefault="00257B7C" w:rsidP="00A34FA4">
      <w:pPr>
        <w:shd w:val="clear" w:color="auto" w:fill="FFFFFF"/>
        <w:spacing w:after="0" w:line="360" w:lineRule="auto"/>
        <w:jc w:val="center"/>
        <w:textAlignment w:val="baseline"/>
        <w:rPr>
          <w:rFonts w:asciiTheme="minorBidi" w:eastAsia="Times New Roman" w:hAnsiTheme="minorBidi"/>
          <w:color w:val="222222"/>
          <w:lang w:val="en-MY" w:eastAsia="ms-MY"/>
        </w:rPr>
      </w:pPr>
    </w:p>
    <w:p w14:paraId="7A9B1279" w14:textId="77777777" w:rsidR="00257B7C" w:rsidRDefault="00257B7C" w:rsidP="00257B7C">
      <w:pPr>
        <w:shd w:val="clear" w:color="auto" w:fill="FFFFFF"/>
        <w:tabs>
          <w:tab w:val="left" w:pos="1092"/>
        </w:tabs>
        <w:spacing w:after="0" w:line="360" w:lineRule="auto"/>
        <w:textAlignment w:val="baseline"/>
        <w:rPr>
          <w:rFonts w:asciiTheme="minorBidi" w:eastAsia="Times New Roman" w:hAnsiTheme="minorBidi"/>
          <w:color w:val="222222"/>
          <w:lang w:val="en-MY" w:eastAsia="ms-MY"/>
        </w:rPr>
      </w:pPr>
      <w:r>
        <w:rPr>
          <w:rFonts w:asciiTheme="minorBidi" w:eastAsia="Times New Roman" w:hAnsiTheme="minorBidi"/>
          <w:color w:val="222222"/>
          <w:lang w:val="en-MY" w:eastAsia="ms-MY"/>
        </w:rPr>
        <w:tab/>
      </w:r>
    </w:p>
    <w:p w14:paraId="76160A2D" w14:textId="35629D29" w:rsidR="00A34FA4" w:rsidRPr="00A34FA4" w:rsidRDefault="00257B7C" w:rsidP="00257B7C">
      <w:pPr>
        <w:shd w:val="clear" w:color="auto" w:fill="FFFFFF"/>
        <w:tabs>
          <w:tab w:val="left" w:pos="1092"/>
        </w:tabs>
        <w:spacing w:after="0" w:line="360" w:lineRule="auto"/>
        <w:textAlignment w:val="baseline"/>
        <w:rPr>
          <w:rFonts w:asciiTheme="minorBidi" w:eastAsia="Times New Roman" w:hAnsiTheme="minorBidi"/>
          <w:color w:val="222222"/>
          <w:lang w:val="en-MY" w:eastAsia="ms-MY"/>
        </w:rPr>
      </w:pPr>
      <w:ins w:id="0" w:author="Abdurrafiq Zakaria" w:date="2026-01-15T02:21:00Z">
        <w:r>
          <w:rPr>
            <w:rFonts w:asciiTheme="minorBidi" w:eastAsia="Times New Roman" w:hAnsiTheme="minorBidi"/>
            <w:color w:val="222222"/>
            <w:lang w:val="en-MY" w:eastAsia="ms-MY"/>
          </w:rPr>
          <w:t xml:space="preserve">            </w:t>
        </w:r>
      </w:ins>
      <w:r w:rsidRPr="00257B7C">
        <w:rPr>
          <w:rFonts w:asciiTheme="minorBidi" w:eastAsia="Times New Roman" w:hAnsiTheme="minorBidi"/>
          <w:noProof/>
          <w:color w:val="222222"/>
          <w:lang w:val="en-MY" w:eastAsia="ms-MY"/>
        </w:rPr>
        <w:drawing>
          <wp:inline distT="0" distB="0" distL="0" distR="0" wp14:anchorId="4DF0C59E" wp14:editId="28DA1D69">
            <wp:extent cx="3486637" cy="188621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486637" cy="1886213"/>
                    </a:xfrm>
                    <a:prstGeom prst="rect">
                      <a:avLst/>
                    </a:prstGeom>
                  </pic:spPr>
                </pic:pic>
              </a:graphicData>
            </a:graphic>
          </wp:inline>
        </w:drawing>
      </w:r>
      <w:r>
        <w:rPr>
          <w:rFonts w:asciiTheme="minorBidi" w:eastAsia="Times New Roman" w:hAnsiTheme="minorBidi"/>
          <w:color w:val="222222"/>
          <w:lang w:val="en-MY" w:eastAsia="ms-MY"/>
        </w:rPr>
        <w:br w:type="textWrapping" w:clear="all"/>
      </w:r>
    </w:p>
    <w:p w14:paraId="76160A2E" w14:textId="77777777" w:rsidR="00CA65C7" w:rsidRPr="00CA65C7" w:rsidRDefault="00CA65C7" w:rsidP="00CA65C7">
      <w:pPr>
        <w:pStyle w:val="ListParagraph"/>
        <w:numPr>
          <w:ilvl w:val="0"/>
          <w:numId w:val="12"/>
        </w:numPr>
        <w:shd w:val="clear" w:color="auto" w:fill="FFFFFF"/>
        <w:spacing w:after="163" w:line="360" w:lineRule="auto"/>
        <w:textAlignment w:val="baseline"/>
        <w:outlineLvl w:val="2"/>
        <w:rPr>
          <w:rFonts w:asciiTheme="minorBidi" w:eastAsia="Times New Roman" w:hAnsiTheme="minorBidi"/>
          <w:color w:val="252525"/>
          <w:lang w:val="en-MY" w:eastAsia="ms-MY"/>
        </w:rPr>
      </w:pPr>
      <w:r w:rsidRPr="00CA65C7">
        <w:rPr>
          <w:rFonts w:asciiTheme="minorBidi" w:eastAsia="Times New Roman" w:hAnsiTheme="minorBidi"/>
          <w:color w:val="252525"/>
          <w:lang w:val="en-MY" w:eastAsia="ms-MY"/>
        </w:rPr>
        <w:t>At Switch SW</w:t>
      </w:r>
      <w:r>
        <w:rPr>
          <w:rFonts w:asciiTheme="minorBidi" w:eastAsia="Times New Roman" w:hAnsiTheme="minorBidi"/>
          <w:color w:val="252525"/>
          <w:lang w:val="en-MY" w:eastAsia="ms-MY"/>
        </w:rPr>
        <w:t>B</w:t>
      </w:r>
      <w:r w:rsidRPr="00CA65C7">
        <w:rPr>
          <w:rFonts w:asciiTheme="minorBidi" w:eastAsia="Times New Roman" w:hAnsiTheme="minorBidi"/>
          <w:color w:val="252525"/>
          <w:lang w:val="en-MY" w:eastAsia="ms-MY"/>
        </w:rPr>
        <w:t xml:space="preserve">, enter the CLI. At the command prompt </w:t>
      </w:r>
      <w:proofErr w:type="gramStart"/>
      <w:r w:rsidRPr="00CA65C7">
        <w:rPr>
          <w:rFonts w:asciiTheme="minorBidi" w:eastAsia="Times New Roman" w:hAnsiTheme="minorBidi"/>
          <w:color w:val="252525"/>
          <w:lang w:val="en-MY" w:eastAsia="ms-MY"/>
        </w:rPr>
        <w:t>type</w:t>
      </w:r>
      <w:proofErr w:type="gramEnd"/>
      <w:r w:rsidRPr="00CA65C7">
        <w:rPr>
          <w:rFonts w:asciiTheme="minorBidi" w:eastAsia="Times New Roman" w:hAnsiTheme="minorBidi"/>
          <w:color w:val="252525"/>
          <w:lang w:val="en-MY" w:eastAsia="ms-MY"/>
        </w:rPr>
        <w:t xml:space="preserve"> the following commands. Snap the results after the last command and paste it here.</w:t>
      </w:r>
    </w:p>
    <w:tbl>
      <w:tblPr>
        <w:tblStyle w:val="TableGrid"/>
        <w:tblW w:w="0" w:type="auto"/>
        <w:tblInd w:w="959" w:type="dxa"/>
        <w:tblLook w:val="04A0" w:firstRow="1" w:lastRow="0" w:firstColumn="1" w:lastColumn="0" w:noHBand="0" w:noVBand="1"/>
      </w:tblPr>
      <w:tblGrid>
        <w:gridCol w:w="4819"/>
      </w:tblGrid>
      <w:tr w:rsidR="00CA65C7" w14:paraId="76160A33" w14:textId="77777777" w:rsidTr="009E371F">
        <w:tc>
          <w:tcPr>
            <w:tcW w:w="4819" w:type="dxa"/>
          </w:tcPr>
          <w:p w14:paraId="76160A2F" w14:textId="77777777" w:rsidR="00CA65C7" w:rsidRPr="00356043" w:rsidRDefault="00CA65C7" w:rsidP="009E371F">
            <w:pPr>
              <w:jc w:val="center"/>
              <w:rPr>
                <w:rFonts w:ascii="Courier New" w:eastAsia="Times New Roman" w:hAnsi="Courier New" w:cs="Courier New"/>
                <w:sz w:val="20"/>
                <w:szCs w:val="20"/>
                <w:lang w:val="en-MY" w:eastAsia="ms-MY"/>
              </w:rPr>
            </w:pPr>
          </w:p>
          <w:p w14:paraId="76160A30" w14:textId="77777777" w:rsidR="00CA65C7" w:rsidRPr="00356043" w:rsidRDefault="00CA65C7" w:rsidP="00CA65C7">
            <w:pPr>
              <w:rPr>
                <w:rFonts w:ascii="Courier New" w:eastAsia="Times New Roman" w:hAnsi="Courier New" w:cs="Courier New"/>
                <w:sz w:val="20"/>
                <w:szCs w:val="20"/>
                <w:lang w:val="en-MY" w:eastAsia="ms-MY"/>
              </w:rPr>
            </w:pPr>
            <w:r>
              <w:rPr>
                <w:rFonts w:ascii="Courier New" w:eastAsia="Times New Roman" w:hAnsi="Courier New" w:cs="Courier New"/>
                <w:sz w:val="20"/>
                <w:szCs w:val="20"/>
                <w:lang w:val="en-MY" w:eastAsia="ms-MY"/>
              </w:rPr>
              <w:t>SWB</w:t>
            </w:r>
            <w:r w:rsidRPr="00356043">
              <w:rPr>
                <w:rFonts w:ascii="Courier New" w:eastAsia="Times New Roman" w:hAnsi="Courier New" w:cs="Courier New"/>
                <w:sz w:val="20"/>
                <w:szCs w:val="20"/>
                <w:lang w:val="en-MY" w:eastAsia="ms-MY"/>
              </w:rPr>
              <w:t>&gt;</w:t>
            </w:r>
            <w:r w:rsidRPr="00D669E8">
              <w:rPr>
                <w:rFonts w:ascii="Courier New" w:eastAsia="Times New Roman" w:hAnsi="Courier New" w:cs="Courier New"/>
                <w:b/>
                <w:bCs/>
                <w:i/>
                <w:iCs/>
                <w:sz w:val="20"/>
                <w:szCs w:val="20"/>
                <w:lang w:val="en-MY" w:eastAsia="ms-MY"/>
              </w:rPr>
              <w:t>enable</w:t>
            </w:r>
          </w:p>
          <w:p w14:paraId="76160A31" w14:textId="77777777" w:rsidR="00CA65C7" w:rsidRDefault="00CA65C7" w:rsidP="00CA65C7">
            <w:pPr>
              <w:spacing w:after="163" w:line="360" w:lineRule="auto"/>
              <w:textAlignment w:val="baseline"/>
              <w:outlineLvl w:val="2"/>
              <w:rPr>
                <w:rFonts w:ascii="Courier New" w:eastAsia="Times New Roman" w:hAnsi="Courier New" w:cs="Courier New"/>
                <w:sz w:val="20"/>
                <w:szCs w:val="20"/>
                <w:lang w:val="en-MY" w:eastAsia="ms-MY"/>
              </w:rPr>
            </w:pPr>
            <w:proofErr w:type="spellStart"/>
            <w:r>
              <w:rPr>
                <w:rFonts w:ascii="Courier New" w:eastAsia="Times New Roman" w:hAnsi="Courier New" w:cs="Courier New"/>
                <w:sz w:val="20"/>
                <w:szCs w:val="20"/>
                <w:lang w:val="en-MY" w:eastAsia="ms-MY"/>
              </w:rPr>
              <w:t>SWB</w:t>
            </w:r>
            <w:r w:rsidRPr="00E33B3C">
              <w:rPr>
                <w:rFonts w:ascii="Courier New" w:eastAsia="Times New Roman" w:hAnsi="Courier New" w:cs="Courier New"/>
                <w:sz w:val="20"/>
                <w:szCs w:val="20"/>
                <w:lang w:val="en-MY" w:eastAsia="ms-MY"/>
              </w:rPr>
              <w:t>#</w:t>
            </w:r>
            <w:r w:rsidRPr="00D669E8">
              <w:rPr>
                <w:rFonts w:ascii="Courier New" w:eastAsia="Times New Roman" w:hAnsi="Courier New" w:cs="Courier New"/>
                <w:b/>
                <w:bCs/>
                <w:i/>
                <w:iCs/>
                <w:sz w:val="20"/>
                <w:szCs w:val="20"/>
                <w:lang w:val="en-MY" w:eastAsia="ms-MY"/>
              </w:rPr>
              <w:t>show</w:t>
            </w:r>
            <w:proofErr w:type="spellEnd"/>
            <w:r w:rsidRPr="00D669E8">
              <w:rPr>
                <w:rFonts w:ascii="Courier New" w:eastAsia="Times New Roman" w:hAnsi="Courier New" w:cs="Courier New"/>
                <w:b/>
                <w:bCs/>
                <w:i/>
                <w:iCs/>
                <w:sz w:val="20"/>
                <w:szCs w:val="20"/>
                <w:lang w:val="en-MY" w:eastAsia="ms-MY"/>
              </w:rPr>
              <w:t xml:space="preserve"> </w:t>
            </w:r>
            <w:proofErr w:type="spellStart"/>
            <w:r w:rsidRPr="00D669E8">
              <w:rPr>
                <w:rFonts w:ascii="Courier New" w:eastAsia="Times New Roman" w:hAnsi="Courier New" w:cs="Courier New"/>
                <w:b/>
                <w:bCs/>
                <w:i/>
                <w:iCs/>
                <w:sz w:val="20"/>
                <w:szCs w:val="20"/>
                <w:lang w:val="en-MY" w:eastAsia="ms-MY"/>
              </w:rPr>
              <w:t>arp</w:t>
            </w:r>
            <w:proofErr w:type="spellEnd"/>
          </w:p>
          <w:p w14:paraId="76160A32" w14:textId="77777777" w:rsidR="00CA65C7" w:rsidRDefault="00CA65C7" w:rsidP="00CA65C7">
            <w:pPr>
              <w:spacing w:after="163" w:line="360" w:lineRule="auto"/>
              <w:textAlignment w:val="baseline"/>
              <w:outlineLvl w:val="2"/>
              <w:rPr>
                <w:rFonts w:asciiTheme="minorBidi" w:eastAsia="Times New Roman" w:hAnsiTheme="minorBidi"/>
                <w:color w:val="252525"/>
                <w:lang w:val="en-MY" w:eastAsia="ms-MY"/>
              </w:rPr>
            </w:pPr>
            <w:proofErr w:type="spellStart"/>
            <w:r>
              <w:rPr>
                <w:rFonts w:ascii="Courier New" w:eastAsia="Times New Roman" w:hAnsi="Courier New" w:cs="Courier New"/>
                <w:sz w:val="20"/>
                <w:szCs w:val="20"/>
                <w:lang w:val="en-MY" w:eastAsia="ms-MY"/>
              </w:rPr>
              <w:t>SWB#</w:t>
            </w:r>
            <w:r w:rsidRPr="00D669E8">
              <w:rPr>
                <w:rFonts w:ascii="Courier New" w:eastAsia="Times New Roman" w:hAnsi="Courier New" w:cs="Courier New"/>
                <w:b/>
                <w:bCs/>
                <w:i/>
                <w:iCs/>
                <w:sz w:val="20"/>
                <w:szCs w:val="20"/>
                <w:lang w:val="en-MY" w:eastAsia="ms-MY"/>
              </w:rPr>
              <w:t>show</w:t>
            </w:r>
            <w:proofErr w:type="spellEnd"/>
            <w:r w:rsidRPr="00D669E8">
              <w:rPr>
                <w:rFonts w:ascii="Courier New" w:eastAsia="Times New Roman" w:hAnsi="Courier New" w:cs="Courier New"/>
                <w:b/>
                <w:bCs/>
                <w:i/>
                <w:iCs/>
                <w:sz w:val="20"/>
                <w:szCs w:val="20"/>
                <w:lang w:val="en-MY" w:eastAsia="ms-MY"/>
              </w:rPr>
              <w:t xml:space="preserve"> mac-address-table</w:t>
            </w:r>
          </w:p>
        </w:tc>
      </w:tr>
    </w:tbl>
    <w:p w14:paraId="76160A34" w14:textId="052CDC2D" w:rsidR="00CA65C7" w:rsidRDefault="00CA3FE8" w:rsidP="00A826F6">
      <w:pPr>
        <w:shd w:val="clear" w:color="auto" w:fill="FFFFFF"/>
        <w:spacing w:after="0" w:line="360" w:lineRule="auto"/>
        <w:textAlignment w:val="baseline"/>
        <w:rPr>
          <w:rFonts w:asciiTheme="minorBidi" w:eastAsia="Times New Roman" w:hAnsiTheme="minorBidi"/>
          <w:noProof/>
          <w:color w:val="222222"/>
          <w:lang w:eastAsia="ms-MY"/>
        </w:rPr>
      </w:pPr>
      <w:ins w:id="1" w:author="Abdurrafiq Zakaria" w:date="2026-01-15T02:22:00Z">
        <w:r>
          <w:rPr>
            <w:rFonts w:asciiTheme="minorBidi" w:eastAsia="Times New Roman" w:hAnsiTheme="minorBidi"/>
            <w:noProof/>
            <w:color w:val="222222"/>
            <w:lang w:eastAsia="ms-MY"/>
          </w:rPr>
          <w:t xml:space="preserve">             </w:t>
        </w:r>
        <w:r w:rsidRPr="00CA3FE8">
          <w:rPr>
            <w:rFonts w:asciiTheme="minorBidi" w:eastAsia="Times New Roman" w:hAnsiTheme="minorBidi"/>
            <w:noProof/>
            <w:color w:val="222222"/>
            <w:lang w:eastAsia="ms-MY"/>
          </w:rPr>
          <w:drawing>
            <wp:inline distT="0" distB="0" distL="0" distR="0" wp14:anchorId="5DA1E86E" wp14:editId="275EAE83">
              <wp:extent cx="3400900" cy="1714739"/>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00900" cy="1714739"/>
                      </a:xfrm>
                      <a:prstGeom prst="rect">
                        <a:avLst/>
                      </a:prstGeom>
                    </pic:spPr>
                  </pic:pic>
                </a:graphicData>
              </a:graphic>
            </wp:inline>
          </w:drawing>
        </w:r>
      </w:ins>
    </w:p>
    <w:p w14:paraId="76160A35" w14:textId="77777777" w:rsidR="00776E8A" w:rsidRDefault="00776E8A" w:rsidP="00CA65C7">
      <w:pPr>
        <w:shd w:val="clear" w:color="auto" w:fill="FFFFFF"/>
        <w:spacing w:after="0" w:line="360" w:lineRule="auto"/>
        <w:jc w:val="center"/>
        <w:textAlignment w:val="baseline"/>
        <w:rPr>
          <w:rFonts w:asciiTheme="minorBidi" w:eastAsia="Times New Roman" w:hAnsiTheme="minorBidi"/>
          <w:noProof/>
          <w:color w:val="222222"/>
          <w:lang w:eastAsia="ms-MY"/>
        </w:rPr>
      </w:pPr>
    </w:p>
    <w:p w14:paraId="76160A36" w14:textId="77777777" w:rsidR="00776E8A" w:rsidRDefault="00776E8A" w:rsidP="00CA65C7">
      <w:pPr>
        <w:shd w:val="clear" w:color="auto" w:fill="FFFFFF"/>
        <w:spacing w:after="0" w:line="360" w:lineRule="auto"/>
        <w:jc w:val="center"/>
        <w:textAlignment w:val="baseline"/>
        <w:rPr>
          <w:rFonts w:asciiTheme="minorBidi" w:eastAsia="Times New Roman" w:hAnsiTheme="minorBidi"/>
          <w:noProof/>
          <w:color w:val="222222"/>
          <w:lang w:eastAsia="ms-MY"/>
        </w:rPr>
      </w:pPr>
    </w:p>
    <w:p w14:paraId="76160A37" w14:textId="77777777" w:rsidR="00776E8A" w:rsidRPr="00CA65C7" w:rsidRDefault="00776E8A" w:rsidP="00CA65C7">
      <w:pPr>
        <w:shd w:val="clear" w:color="auto" w:fill="FFFFFF"/>
        <w:spacing w:after="0" w:line="360" w:lineRule="auto"/>
        <w:jc w:val="center"/>
        <w:textAlignment w:val="baseline"/>
        <w:rPr>
          <w:rFonts w:asciiTheme="minorBidi" w:eastAsia="Times New Roman" w:hAnsiTheme="minorBidi"/>
          <w:color w:val="222222"/>
          <w:lang w:val="en-MY" w:eastAsia="ms-MY"/>
        </w:rPr>
      </w:pPr>
    </w:p>
    <w:p w14:paraId="25BB83EE" w14:textId="77777777" w:rsidR="00CA3FE8" w:rsidRDefault="00CA3FE8">
      <w:pPr>
        <w:rPr>
          <w:ins w:id="2" w:author="Abdurrafiq Zakaria" w:date="2026-01-15T02:22:00Z"/>
          <w:rFonts w:asciiTheme="minorBidi" w:eastAsia="Times New Roman" w:hAnsiTheme="minorBidi"/>
          <w:color w:val="252525"/>
          <w:lang w:val="en-MY" w:eastAsia="ms-MY"/>
        </w:rPr>
      </w:pPr>
      <w:ins w:id="3" w:author="Abdurrafiq Zakaria" w:date="2026-01-15T02:22:00Z">
        <w:r>
          <w:rPr>
            <w:rFonts w:asciiTheme="minorBidi" w:eastAsia="Times New Roman" w:hAnsiTheme="minorBidi"/>
            <w:color w:val="252525"/>
            <w:lang w:val="en-MY" w:eastAsia="ms-MY"/>
          </w:rPr>
          <w:br w:type="page"/>
        </w:r>
      </w:ins>
    </w:p>
    <w:p w14:paraId="76160A38" w14:textId="250757AE" w:rsidR="00A905DD" w:rsidRPr="00A905DD" w:rsidRDefault="00A905DD" w:rsidP="00A905DD">
      <w:pPr>
        <w:pStyle w:val="ListParagraph"/>
        <w:numPr>
          <w:ilvl w:val="0"/>
          <w:numId w:val="12"/>
        </w:numPr>
        <w:shd w:val="clear" w:color="auto" w:fill="FFFFFF"/>
        <w:spacing w:after="163" w:line="360" w:lineRule="auto"/>
        <w:textAlignment w:val="baseline"/>
        <w:outlineLvl w:val="2"/>
        <w:rPr>
          <w:rFonts w:asciiTheme="minorBidi" w:eastAsia="Times New Roman" w:hAnsiTheme="minorBidi"/>
          <w:color w:val="252525"/>
          <w:lang w:val="en-MY" w:eastAsia="ms-MY"/>
        </w:rPr>
      </w:pPr>
      <w:r w:rsidRPr="00A905DD">
        <w:rPr>
          <w:rFonts w:asciiTheme="minorBidi" w:eastAsia="Times New Roman" w:hAnsiTheme="minorBidi"/>
          <w:color w:val="252525"/>
          <w:lang w:val="en-MY" w:eastAsia="ms-MY"/>
        </w:rPr>
        <w:lastRenderedPageBreak/>
        <w:t>At Switch</w:t>
      </w:r>
      <w:r>
        <w:rPr>
          <w:rFonts w:asciiTheme="minorBidi" w:eastAsia="Times New Roman" w:hAnsiTheme="minorBidi"/>
          <w:color w:val="252525"/>
          <w:lang w:val="en-MY" w:eastAsia="ms-MY"/>
        </w:rPr>
        <w:t>es</w:t>
      </w:r>
      <w:r w:rsidRPr="00A905DD">
        <w:rPr>
          <w:rFonts w:asciiTheme="minorBidi" w:eastAsia="Times New Roman" w:hAnsiTheme="minorBidi"/>
          <w:color w:val="252525"/>
          <w:lang w:val="en-MY" w:eastAsia="ms-MY"/>
        </w:rPr>
        <w:t xml:space="preserve"> SW</w:t>
      </w:r>
      <w:r>
        <w:rPr>
          <w:rFonts w:asciiTheme="minorBidi" w:eastAsia="Times New Roman" w:hAnsiTheme="minorBidi"/>
          <w:color w:val="252525"/>
          <w:lang w:val="en-MY" w:eastAsia="ms-MY"/>
        </w:rPr>
        <w:t>C and Switch1</w:t>
      </w:r>
      <w:r w:rsidRPr="00A905DD">
        <w:rPr>
          <w:rFonts w:asciiTheme="minorBidi" w:eastAsia="Times New Roman" w:hAnsiTheme="minorBidi"/>
          <w:color w:val="252525"/>
          <w:lang w:val="en-MY" w:eastAsia="ms-MY"/>
        </w:rPr>
        <w:t xml:space="preserve">, enter the CLI. At the command prompt </w:t>
      </w:r>
      <w:proofErr w:type="gramStart"/>
      <w:r w:rsidRPr="00A905DD">
        <w:rPr>
          <w:rFonts w:asciiTheme="minorBidi" w:eastAsia="Times New Roman" w:hAnsiTheme="minorBidi"/>
          <w:color w:val="252525"/>
          <w:lang w:val="en-MY" w:eastAsia="ms-MY"/>
        </w:rPr>
        <w:t>type</w:t>
      </w:r>
      <w:proofErr w:type="gramEnd"/>
      <w:r w:rsidRPr="00A905DD">
        <w:rPr>
          <w:rFonts w:asciiTheme="minorBidi" w:eastAsia="Times New Roman" w:hAnsiTheme="minorBidi"/>
          <w:color w:val="252525"/>
          <w:lang w:val="en-MY" w:eastAsia="ms-MY"/>
        </w:rPr>
        <w:t xml:space="preserve"> the following commands. Snap the results after the last command and paste it here.</w:t>
      </w:r>
    </w:p>
    <w:tbl>
      <w:tblPr>
        <w:tblStyle w:val="TableGrid"/>
        <w:tblW w:w="0" w:type="auto"/>
        <w:tblInd w:w="959" w:type="dxa"/>
        <w:tblLook w:val="04A0" w:firstRow="1" w:lastRow="0" w:firstColumn="1" w:lastColumn="0" w:noHBand="0" w:noVBand="1"/>
      </w:tblPr>
      <w:tblGrid>
        <w:gridCol w:w="4819"/>
      </w:tblGrid>
      <w:tr w:rsidR="00A905DD" w14:paraId="76160A3D" w14:textId="77777777" w:rsidTr="009E371F">
        <w:tc>
          <w:tcPr>
            <w:tcW w:w="4819" w:type="dxa"/>
          </w:tcPr>
          <w:p w14:paraId="76160A39" w14:textId="77777777" w:rsidR="00A905DD" w:rsidRPr="00356043" w:rsidRDefault="00A905DD" w:rsidP="009E371F">
            <w:pPr>
              <w:jc w:val="center"/>
              <w:rPr>
                <w:rFonts w:ascii="Courier New" w:eastAsia="Times New Roman" w:hAnsi="Courier New" w:cs="Courier New"/>
                <w:sz w:val="20"/>
                <w:szCs w:val="20"/>
                <w:lang w:val="en-MY" w:eastAsia="ms-MY"/>
              </w:rPr>
            </w:pPr>
          </w:p>
          <w:p w14:paraId="76160A3A" w14:textId="77777777" w:rsidR="00A905DD" w:rsidRPr="00356043" w:rsidRDefault="00A905DD" w:rsidP="00A905DD">
            <w:pPr>
              <w:rPr>
                <w:rFonts w:ascii="Courier New" w:eastAsia="Times New Roman" w:hAnsi="Courier New" w:cs="Courier New"/>
                <w:sz w:val="20"/>
                <w:szCs w:val="20"/>
                <w:lang w:val="en-MY" w:eastAsia="ms-MY"/>
              </w:rPr>
            </w:pPr>
            <w:r>
              <w:rPr>
                <w:rFonts w:ascii="Courier New" w:eastAsia="Times New Roman" w:hAnsi="Courier New" w:cs="Courier New"/>
                <w:sz w:val="20"/>
                <w:szCs w:val="20"/>
                <w:lang w:val="en-MY" w:eastAsia="ms-MY"/>
              </w:rPr>
              <w:t>SWC</w:t>
            </w:r>
            <w:r w:rsidRPr="00356043">
              <w:rPr>
                <w:rFonts w:ascii="Courier New" w:eastAsia="Times New Roman" w:hAnsi="Courier New" w:cs="Courier New"/>
                <w:sz w:val="20"/>
                <w:szCs w:val="20"/>
                <w:lang w:val="en-MY" w:eastAsia="ms-MY"/>
              </w:rPr>
              <w:t>&gt;</w:t>
            </w:r>
            <w:r w:rsidRPr="00D669E8">
              <w:rPr>
                <w:rFonts w:ascii="Courier New" w:eastAsia="Times New Roman" w:hAnsi="Courier New" w:cs="Courier New"/>
                <w:b/>
                <w:bCs/>
                <w:i/>
                <w:iCs/>
                <w:sz w:val="20"/>
                <w:szCs w:val="20"/>
                <w:lang w:val="en-MY" w:eastAsia="ms-MY"/>
              </w:rPr>
              <w:t>enable</w:t>
            </w:r>
          </w:p>
          <w:p w14:paraId="76160A3B" w14:textId="77777777" w:rsidR="00A905DD" w:rsidRDefault="00A905DD" w:rsidP="00A905DD">
            <w:pPr>
              <w:spacing w:after="163" w:line="360" w:lineRule="auto"/>
              <w:textAlignment w:val="baseline"/>
              <w:outlineLvl w:val="2"/>
              <w:rPr>
                <w:rFonts w:ascii="Courier New" w:eastAsia="Times New Roman" w:hAnsi="Courier New" w:cs="Courier New"/>
                <w:sz w:val="20"/>
                <w:szCs w:val="20"/>
                <w:lang w:val="en-MY" w:eastAsia="ms-MY"/>
              </w:rPr>
            </w:pPr>
            <w:proofErr w:type="spellStart"/>
            <w:r>
              <w:rPr>
                <w:rFonts w:ascii="Courier New" w:eastAsia="Times New Roman" w:hAnsi="Courier New" w:cs="Courier New"/>
                <w:sz w:val="20"/>
                <w:szCs w:val="20"/>
                <w:lang w:val="en-MY" w:eastAsia="ms-MY"/>
              </w:rPr>
              <w:t>SWC</w:t>
            </w:r>
            <w:r w:rsidRPr="00E33B3C">
              <w:rPr>
                <w:rFonts w:ascii="Courier New" w:eastAsia="Times New Roman" w:hAnsi="Courier New" w:cs="Courier New"/>
                <w:sz w:val="20"/>
                <w:szCs w:val="20"/>
                <w:lang w:val="en-MY" w:eastAsia="ms-MY"/>
              </w:rPr>
              <w:t>#</w:t>
            </w:r>
            <w:r w:rsidRPr="00D669E8">
              <w:rPr>
                <w:rFonts w:ascii="Courier New" w:eastAsia="Times New Roman" w:hAnsi="Courier New" w:cs="Courier New"/>
                <w:b/>
                <w:bCs/>
                <w:i/>
                <w:iCs/>
                <w:sz w:val="20"/>
                <w:szCs w:val="20"/>
                <w:lang w:val="en-MY" w:eastAsia="ms-MY"/>
              </w:rPr>
              <w:t>show</w:t>
            </w:r>
            <w:proofErr w:type="spellEnd"/>
            <w:r w:rsidRPr="00D669E8">
              <w:rPr>
                <w:rFonts w:ascii="Courier New" w:eastAsia="Times New Roman" w:hAnsi="Courier New" w:cs="Courier New"/>
                <w:b/>
                <w:bCs/>
                <w:i/>
                <w:iCs/>
                <w:sz w:val="20"/>
                <w:szCs w:val="20"/>
                <w:lang w:val="en-MY" w:eastAsia="ms-MY"/>
              </w:rPr>
              <w:t xml:space="preserve"> </w:t>
            </w:r>
            <w:proofErr w:type="spellStart"/>
            <w:r w:rsidRPr="00D669E8">
              <w:rPr>
                <w:rFonts w:ascii="Courier New" w:eastAsia="Times New Roman" w:hAnsi="Courier New" w:cs="Courier New"/>
                <w:b/>
                <w:bCs/>
                <w:i/>
                <w:iCs/>
                <w:sz w:val="20"/>
                <w:szCs w:val="20"/>
                <w:lang w:val="en-MY" w:eastAsia="ms-MY"/>
              </w:rPr>
              <w:t>arp</w:t>
            </w:r>
            <w:proofErr w:type="spellEnd"/>
          </w:p>
          <w:p w14:paraId="76160A3C" w14:textId="77777777" w:rsidR="00A905DD" w:rsidRDefault="00A905DD" w:rsidP="00A905DD">
            <w:pPr>
              <w:spacing w:after="163" w:line="360" w:lineRule="auto"/>
              <w:textAlignment w:val="baseline"/>
              <w:outlineLvl w:val="2"/>
              <w:rPr>
                <w:rFonts w:asciiTheme="minorBidi" w:eastAsia="Times New Roman" w:hAnsiTheme="minorBidi"/>
                <w:color w:val="252525"/>
                <w:lang w:val="en-MY" w:eastAsia="ms-MY"/>
              </w:rPr>
            </w:pPr>
            <w:proofErr w:type="spellStart"/>
            <w:r>
              <w:rPr>
                <w:rFonts w:ascii="Courier New" w:eastAsia="Times New Roman" w:hAnsi="Courier New" w:cs="Courier New"/>
                <w:sz w:val="20"/>
                <w:szCs w:val="20"/>
                <w:lang w:val="en-MY" w:eastAsia="ms-MY"/>
              </w:rPr>
              <w:t>SWC#</w:t>
            </w:r>
            <w:r w:rsidRPr="00D669E8">
              <w:rPr>
                <w:rFonts w:ascii="Courier New" w:eastAsia="Times New Roman" w:hAnsi="Courier New" w:cs="Courier New"/>
                <w:b/>
                <w:bCs/>
                <w:i/>
                <w:iCs/>
                <w:sz w:val="20"/>
                <w:szCs w:val="20"/>
                <w:lang w:val="en-MY" w:eastAsia="ms-MY"/>
              </w:rPr>
              <w:t>show</w:t>
            </w:r>
            <w:proofErr w:type="spellEnd"/>
            <w:r w:rsidRPr="00D669E8">
              <w:rPr>
                <w:rFonts w:ascii="Courier New" w:eastAsia="Times New Roman" w:hAnsi="Courier New" w:cs="Courier New"/>
                <w:b/>
                <w:bCs/>
                <w:i/>
                <w:iCs/>
                <w:sz w:val="20"/>
                <w:szCs w:val="20"/>
                <w:lang w:val="en-MY" w:eastAsia="ms-MY"/>
              </w:rPr>
              <w:t xml:space="preserve"> mac-address-table</w:t>
            </w:r>
          </w:p>
        </w:tc>
      </w:tr>
    </w:tbl>
    <w:p w14:paraId="76160A3E" w14:textId="74DAE7B5" w:rsidR="00CA65C7" w:rsidRDefault="007F566C" w:rsidP="00A826F6">
      <w:pPr>
        <w:shd w:val="clear" w:color="auto" w:fill="FFFFFF"/>
        <w:spacing w:after="0" w:line="360" w:lineRule="auto"/>
        <w:textAlignment w:val="baseline"/>
        <w:rPr>
          <w:rFonts w:asciiTheme="minorBidi" w:eastAsia="Times New Roman" w:hAnsiTheme="minorBidi"/>
          <w:color w:val="222222"/>
          <w:lang w:val="en-MY" w:eastAsia="ms-MY"/>
        </w:rPr>
      </w:pPr>
      <w:ins w:id="4" w:author="Abdurrafiq Zakaria" w:date="2026-01-15T02:24:00Z">
        <w:r>
          <w:rPr>
            <w:rFonts w:asciiTheme="minorBidi" w:eastAsia="Times New Roman" w:hAnsiTheme="minorBidi"/>
            <w:color w:val="222222"/>
            <w:lang w:val="en-MY" w:eastAsia="ms-MY"/>
          </w:rPr>
          <w:t xml:space="preserve">             </w:t>
        </w:r>
        <w:r w:rsidRPr="007F566C">
          <w:rPr>
            <w:rFonts w:asciiTheme="minorBidi" w:eastAsia="Times New Roman" w:hAnsiTheme="minorBidi"/>
            <w:noProof/>
            <w:color w:val="222222"/>
            <w:lang w:val="en-MY" w:eastAsia="ms-MY"/>
          </w:rPr>
          <w:drawing>
            <wp:inline distT="0" distB="0" distL="0" distR="0" wp14:anchorId="2BE9417A" wp14:editId="2E81B066">
              <wp:extent cx="3410426" cy="173379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10426" cy="1733792"/>
                      </a:xfrm>
                      <a:prstGeom prst="rect">
                        <a:avLst/>
                      </a:prstGeom>
                    </pic:spPr>
                  </pic:pic>
                </a:graphicData>
              </a:graphic>
            </wp:inline>
          </w:drawing>
        </w:r>
      </w:ins>
    </w:p>
    <w:p w14:paraId="76160A3F" w14:textId="5DA4970B" w:rsidR="004B6559" w:rsidRDefault="000F7D57" w:rsidP="00776E8A">
      <w:pPr>
        <w:pStyle w:val="ListParagraph"/>
        <w:numPr>
          <w:ilvl w:val="0"/>
          <w:numId w:val="12"/>
        </w:numPr>
        <w:shd w:val="clear" w:color="auto" w:fill="FFFFFF"/>
        <w:spacing w:after="0" w:line="360" w:lineRule="auto"/>
        <w:textAlignment w:val="baseline"/>
        <w:rPr>
          <w:ins w:id="5" w:author="Abdurrafiq Zakaria" w:date="2026-01-15T02:27:00Z"/>
          <w:rFonts w:asciiTheme="minorBidi" w:eastAsia="Times New Roman" w:hAnsiTheme="minorBidi"/>
          <w:color w:val="222222"/>
          <w:lang w:val="en-MY" w:eastAsia="ms-MY"/>
        </w:rPr>
      </w:pPr>
      <w:r w:rsidRPr="00190EBE">
        <w:rPr>
          <w:rFonts w:asciiTheme="minorBidi" w:eastAsia="Times New Roman" w:hAnsiTheme="minorBidi"/>
          <w:color w:val="222222"/>
          <w:lang w:val="en-MY" w:eastAsia="ms-MY"/>
        </w:rPr>
        <w:t xml:space="preserve">Do switches use </w:t>
      </w:r>
      <w:proofErr w:type="spellStart"/>
      <w:r w:rsidRPr="00190EBE">
        <w:rPr>
          <w:rFonts w:asciiTheme="minorBidi" w:eastAsia="Times New Roman" w:hAnsiTheme="minorBidi"/>
          <w:color w:val="222222"/>
          <w:lang w:val="en-MY" w:eastAsia="ms-MY"/>
        </w:rPr>
        <w:t>arp</w:t>
      </w:r>
      <w:proofErr w:type="spellEnd"/>
      <w:r w:rsidRPr="00190EBE">
        <w:rPr>
          <w:rFonts w:asciiTheme="minorBidi" w:eastAsia="Times New Roman" w:hAnsiTheme="minorBidi"/>
          <w:color w:val="222222"/>
          <w:lang w:val="en-MY" w:eastAsia="ms-MY"/>
        </w:rPr>
        <w:t xml:space="preserve"> table?</w:t>
      </w:r>
      <w:r w:rsidR="008A4569" w:rsidRPr="00190EBE">
        <w:rPr>
          <w:rFonts w:asciiTheme="minorBidi" w:eastAsia="Times New Roman" w:hAnsiTheme="minorBidi"/>
          <w:color w:val="222222"/>
          <w:lang w:val="en-MY" w:eastAsia="ms-MY"/>
        </w:rPr>
        <w:t xml:space="preserve"> (Y/N)</w:t>
      </w:r>
      <w:r w:rsidRPr="00190EBE">
        <w:rPr>
          <w:rFonts w:asciiTheme="minorBidi" w:eastAsia="Times New Roman" w:hAnsiTheme="minorBidi"/>
          <w:color w:val="222222"/>
          <w:lang w:val="en-MY" w:eastAsia="ms-MY"/>
        </w:rPr>
        <w:t xml:space="preserve"> </w:t>
      </w:r>
    </w:p>
    <w:p w14:paraId="0E4371FE" w14:textId="4C78CD74" w:rsidR="00F3418D" w:rsidRPr="00A826F6" w:rsidRDefault="00F3418D" w:rsidP="00A826F6">
      <w:pPr>
        <w:pStyle w:val="ListParagraph"/>
        <w:numPr>
          <w:ilvl w:val="1"/>
          <w:numId w:val="12"/>
        </w:numPr>
        <w:shd w:val="clear" w:color="auto" w:fill="FFFFFF"/>
        <w:spacing w:after="0" w:line="360" w:lineRule="auto"/>
        <w:textAlignment w:val="baseline"/>
        <w:rPr>
          <w:rFonts w:asciiTheme="minorBidi" w:eastAsia="Times New Roman" w:hAnsiTheme="minorBidi"/>
          <w:color w:val="1F497D" w:themeColor="text2"/>
          <w:lang w:val="en-MY" w:eastAsia="ms-MY"/>
        </w:rPr>
      </w:pPr>
      <w:ins w:id="6" w:author="Abdurrafiq Zakaria" w:date="2026-01-15T02:27:00Z">
        <w:r w:rsidRPr="00A826F6">
          <w:rPr>
            <w:rFonts w:asciiTheme="minorBidi" w:eastAsia="Times New Roman" w:hAnsiTheme="minorBidi"/>
            <w:color w:val="1F497D" w:themeColor="text2"/>
            <w:lang w:val="en-MY" w:eastAsia="ms-MY"/>
          </w:rPr>
          <w:t>Y</w:t>
        </w:r>
      </w:ins>
    </w:p>
    <w:p w14:paraId="76160A40" w14:textId="167F1262" w:rsidR="00190EBE" w:rsidRPr="00A826F6" w:rsidRDefault="008A4569" w:rsidP="004B6559">
      <w:pPr>
        <w:pStyle w:val="ListParagraph"/>
        <w:numPr>
          <w:ilvl w:val="0"/>
          <w:numId w:val="12"/>
        </w:numPr>
        <w:shd w:val="clear" w:color="auto" w:fill="FFFFFF"/>
        <w:spacing w:after="0" w:line="360" w:lineRule="auto"/>
        <w:textAlignment w:val="baseline"/>
        <w:rPr>
          <w:ins w:id="7" w:author="Abdurrafiq Zakaria" w:date="2026-01-15T02:38:00Z"/>
          <w:rFonts w:asciiTheme="minorBidi" w:eastAsia="Times New Roman" w:hAnsiTheme="minorBidi"/>
          <w:color w:val="222222"/>
          <w:lang w:val="en-MY" w:eastAsia="ms-MY"/>
        </w:rPr>
      </w:pPr>
      <w:r w:rsidRPr="00776E8A">
        <w:rPr>
          <w:rFonts w:asciiTheme="minorBidi" w:eastAsia="Times New Roman" w:hAnsiTheme="minorBidi"/>
          <w:color w:val="222222"/>
          <w:lang w:val="en-MY" w:eastAsia="ms-MY"/>
        </w:rPr>
        <w:t>Explain your answer in (d)</w:t>
      </w:r>
      <w:r w:rsidR="007B5211" w:rsidRPr="00776E8A">
        <w:rPr>
          <w:rFonts w:asciiTheme="minorBidi" w:eastAsia="Times New Roman" w:hAnsiTheme="minorBidi"/>
          <w:color w:val="222222"/>
          <w:lang w:val="en-MY" w:eastAsia="ms-MY"/>
        </w:rPr>
        <w:t xml:space="preserve"> </w:t>
      </w:r>
      <w:r w:rsidR="007B5211" w:rsidRPr="00776E8A">
        <w:rPr>
          <w:rFonts w:asciiTheme="minorBidi" w:eastAsia="Times New Roman" w:hAnsiTheme="minorBidi"/>
          <w:i/>
          <w:iCs/>
          <w:color w:val="222222"/>
          <w:sz w:val="20"/>
          <w:szCs w:val="20"/>
          <w:lang w:val="en-MY" w:eastAsia="ms-MY"/>
        </w:rPr>
        <w:t xml:space="preserve">*Hint: the answer may surprise you. Google for the explanation. It is not part of </w:t>
      </w:r>
      <w:proofErr w:type="spellStart"/>
      <w:r w:rsidR="007B5211" w:rsidRPr="00776E8A">
        <w:rPr>
          <w:rFonts w:asciiTheme="minorBidi" w:eastAsia="Times New Roman" w:hAnsiTheme="minorBidi"/>
          <w:i/>
          <w:iCs/>
          <w:color w:val="222222"/>
          <w:sz w:val="20"/>
          <w:szCs w:val="20"/>
          <w:lang w:val="en-MY" w:eastAsia="ms-MY"/>
        </w:rPr>
        <w:t>NetComm</w:t>
      </w:r>
      <w:proofErr w:type="spellEnd"/>
      <w:r w:rsidR="007B5211" w:rsidRPr="00776E8A">
        <w:rPr>
          <w:rFonts w:asciiTheme="minorBidi" w:eastAsia="Times New Roman" w:hAnsiTheme="minorBidi"/>
          <w:i/>
          <w:iCs/>
          <w:color w:val="222222"/>
          <w:sz w:val="20"/>
          <w:szCs w:val="20"/>
          <w:lang w:val="en-MY" w:eastAsia="ms-MY"/>
        </w:rPr>
        <w:t xml:space="preserve"> syllabi, it is just for </w:t>
      </w:r>
      <w:proofErr w:type="gramStart"/>
      <w:r w:rsidR="007B5211" w:rsidRPr="00776E8A">
        <w:rPr>
          <w:rFonts w:asciiTheme="minorBidi" w:eastAsia="Times New Roman" w:hAnsiTheme="minorBidi"/>
          <w:i/>
          <w:iCs/>
          <w:color w:val="222222"/>
          <w:sz w:val="20"/>
          <w:szCs w:val="20"/>
          <w:lang w:val="en-MY" w:eastAsia="ms-MY"/>
        </w:rPr>
        <w:t>knowledge.</w:t>
      </w:r>
      <w:r w:rsidRPr="00776E8A">
        <w:rPr>
          <w:rFonts w:asciiTheme="minorBidi" w:eastAsia="Times New Roman" w:hAnsiTheme="minorBidi"/>
          <w:i/>
          <w:iCs/>
          <w:color w:val="222222"/>
          <w:sz w:val="20"/>
          <w:szCs w:val="20"/>
          <w:lang w:val="en-MY" w:eastAsia="ms-MY"/>
        </w:rPr>
        <w:t>.</w:t>
      </w:r>
      <w:proofErr w:type="gramEnd"/>
      <w:r w:rsidR="00190EBE" w:rsidRPr="00776E8A">
        <w:rPr>
          <w:rFonts w:asciiTheme="minorBidi" w:eastAsia="Times New Roman" w:hAnsiTheme="minorBidi"/>
          <w:color w:val="222222"/>
          <w:sz w:val="20"/>
          <w:szCs w:val="20"/>
          <w:lang w:val="en-MY" w:eastAsia="ms-MY"/>
        </w:rPr>
        <w:t xml:space="preserve"> </w:t>
      </w:r>
    </w:p>
    <w:p w14:paraId="23F0F266" w14:textId="060178C3" w:rsidR="00DF1FA4" w:rsidRPr="00A826F6" w:rsidRDefault="00DF1FA4" w:rsidP="00A826F6">
      <w:pPr>
        <w:pStyle w:val="ListParagraph"/>
        <w:numPr>
          <w:ilvl w:val="1"/>
          <w:numId w:val="12"/>
        </w:numPr>
        <w:shd w:val="clear" w:color="auto" w:fill="FFFFFF"/>
        <w:spacing w:after="0" w:line="360" w:lineRule="auto"/>
        <w:textAlignment w:val="baseline"/>
        <w:rPr>
          <w:rFonts w:asciiTheme="minorBidi" w:eastAsia="Times New Roman" w:hAnsiTheme="minorBidi"/>
          <w:color w:val="1F497D" w:themeColor="text2"/>
          <w:lang w:val="en-MY" w:eastAsia="ms-MY"/>
        </w:rPr>
      </w:pPr>
      <w:ins w:id="8" w:author="Abdurrafiq Zakaria" w:date="2026-01-15T02:38:00Z">
        <w:r w:rsidRPr="00A826F6">
          <w:rPr>
            <w:rFonts w:asciiTheme="minorBidi" w:eastAsia="Times New Roman" w:hAnsiTheme="minorBidi"/>
            <w:color w:val="1F497D" w:themeColor="text2"/>
            <w:lang w:val="en-MY" w:eastAsia="ms-MY"/>
          </w:rPr>
          <w:t>If you assign an IP address to a switch (to Ping, Telnet, or SSH into it), the switch needs to reply to you. To send that reply, it must map your IP address to your MAC address, just like a PC does. Therefore, it maintains its own ARP Table strictly for its own management traffic, even though it doesn't need one to switch data between other devices.</w:t>
        </w:r>
      </w:ins>
    </w:p>
    <w:p w14:paraId="76160A41" w14:textId="77777777" w:rsidR="000F7D57" w:rsidRPr="00776E8A" w:rsidRDefault="000F7D57" w:rsidP="00776E8A">
      <w:pPr>
        <w:pStyle w:val="ListParagraph"/>
        <w:numPr>
          <w:ilvl w:val="0"/>
          <w:numId w:val="12"/>
        </w:numPr>
        <w:shd w:val="clear" w:color="auto" w:fill="FFFFFF"/>
        <w:spacing w:after="0" w:line="360" w:lineRule="auto"/>
        <w:textAlignment w:val="baseline"/>
        <w:rPr>
          <w:rFonts w:asciiTheme="minorBidi" w:eastAsia="Times New Roman" w:hAnsiTheme="minorBidi"/>
          <w:color w:val="222222"/>
          <w:lang w:eastAsia="ms-MY"/>
        </w:rPr>
      </w:pPr>
      <w:r w:rsidRPr="00776E8A">
        <w:rPr>
          <w:rFonts w:asciiTheme="minorBidi" w:eastAsia="Times New Roman" w:hAnsiTheme="minorBidi"/>
          <w:color w:val="222222"/>
          <w:lang w:val="en-MY" w:eastAsia="ms-MY"/>
        </w:rPr>
        <w:t>What information does the command</w:t>
      </w:r>
      <w:r w:rsidRPr="00776E8A">
        <w:rPr>
          <w:rFonts w:ascii="Courier New" w:eastAsia="Times New Roman" w:hAnsi="Courier New" w:cs="Courier New"/>
          <w:b/>
          <w:bCs/>
          <w:i/>
          <w:iCs/>
          <w:color w:val="222222"/>
          <w:sz w:val="20"/>
          <w:szCs w:val="20"/>
          <w:lang w:val="en-MY" w:eastAsia="ms-MY"/>
        </w:rPr>
        <w:t xml:space="preserve"> </w:t>
      </w:r>
      <w:r w:rsidRPr="00776E8A">
        <w:rPr>
          <w:rFonts w:ascii="Courier New" w:eastAsia="Times New Roman" w:hAnsi="Courier New" w:cs="Courier New"/>
          <w:b/>
          <w:bCs/>
          <w:i/>
          <w:iCs/>
          <w:sz w:val="20"/>
          <w:szCs w:val="20"/>
          <w:lang w:val="en-MY" w:eastAsia="ms-MY"/>
        </w:rPr>
        <w:t>show mac-address-table</w:t>
      </w:r>
      <w:r w:rsidRPr="00776E8A">
        <w:rPr>
          <w:rFonts w:asciiTheme="minorBidi" w:eastAsia="Times New Roman" w:hAnsiTheme="minorBidi" w:cs="Courier New"/>
          <w:b/>
          <w:bCs/>
          <w:i/>
          <w:iCs/>
          <w:color w:val="222222"/>
          <w:sz w:val="20"/>
          <w:szCs w:val="20"/>
          <w:lang w:val="en-MY" w:eastAsia="ms-MY"/>
        </w:rPr>
        <w:t xml:space="preserve"> </w:t>
      </w:r>
      <w:r w:rsidRPr="00776E8A">
        <w:rPr>
          <w:rFonts w:asciiTheme="minorBidi" w:eastAsia="Times New Roman" w:hAnsiTheme="minorBidi"/>
          <w:color w:val="222222"/>
          <w:lang w:val="en-MY" w:eastAsia="ms-MY"/>
        </w:rPr>
        <w:t>gives?</w:t>
      </w:r>
      <w:r w:rsidRPr="00776E8A">
        <w:rPr>
          <w:rFonts w:asciiTheme="minorBidi" w:eastAsia="Times New Roman" w:hAnsiTheme="minorBidi"/>
          <w:color w:val="FF0000"/>
          <w:lang w:val="en-MY" w:eastAsia="ms-MY"/>
        </w:rPr>
        <w:t xml:space="preserve"> </w:t>
      </w:r>
    </w:p>
    <w:p w14:paraId="76160A42" w14:textId="7AC443EE" w:rsidR="00776E8A" w:rsidRPr="00A826F6" w:rsidRDefault="00E802E7" w:rsidP="00A826F6">
      <w:pPr>
        <w:shd w:val="clear" w:color="auto" w:fill="FFFFFF"/>
        <w:spacing w:after="0" w:line="360" w:lineRule="auto"/>
        <w:ind w:firstLine="708"/>
        <w:textAlignment w:val="baseline"/>
        <w:rPr>
          <w:rFonts w:asciiTheme="minorBidi" w:eastAsia="Times New Roman" w:hAnsiTheme="minorBidi"/>
          <w:color w:val="1F497D" w:themeColor="text2"/>
          <w:lang w:eastAsia="ms-MY"/>
        </w:rPr>
      </w:pPr>
      <w:ins w:id="9" w:author="Abdurrafiq Zakaria" w:date="2026-01-15T02:46:00Z">
        <w:r w:rsidRPr="00A826F6">
          <w:rPr>
            <w:rFonts w:asciiTheme="minorBidi" w:eastAsia="Times New Roman" w:hAnsiTheme="minorBidi"/>
            <w:color w:val="1F497D" w:themeColor="text2"/>
            <w:lang w:eastAsia="ms-MY"/>
          </w:rPr>
          <w:t>It lists the mapping between MAC addresses and switch ports, telling you exactly which physical port a specific device is plugged into and which VLAN it is on.</w:t>
        </w:r>
      </w:ins>
    </w:p>
    <w:p w14:paraId="559D6AC8" w14:textId="77777777" w:rsidR="001757AC" w:rsidRDefault="001757AC">
      <w:pPr>
        <w:rPr>
          <w:ins w:id="10" w:author="Abdurrafiq Zakaria" w:date="2026-01-15T02:25:00Z"/>
          <w:rFonts w:asciiTheme="minorBidi" w:eastAsia="Times New Roman" w:hAnsiTheme="minorBidi"/>
          <w:b/>
          <w:bCs/>
          <w:color w:val="252525"/>
          <w:sz w:val="28"/>
          <w:szCs w:val="28"/>
          <w:lang w:val="en-MY" w:eastAsia="ms-MY"/>
        </w:rPr>
      </w:pPr>
      <w:ins w:id="11" w:author="Abdurrafiq Zakaria" w:date="2026-01-15T02:25:00Z">
        <w:r>
          <w:rPr>
            <w:rFonts w:asciiTheme="minorBidi" w:eastAsia="Times New Roman" w:hAnsiTheme="minorBidi"/>
            <w:b/>
            <w:bCs/>
            <w:color w:val="252525"/>
            <w:sz w:val="28"/>
            <w:szCs w:val="28"/>
            <w:lang w:val="en-MY" w:eastAsia="ms-MY"/>
          </w:rPr>
          <w:br w:type="page"/>
        </w:r>
      </w:ins>
    </w:p>
    <w:p w14:paraId="76160A43" w14:textId="0FEEC237" w:rsidR="00505BEC" w:rsidRPr="00E33B3C" w:rsidRDefault="00505BEC" w:rsidP="00505BEC">
      <w:pPr>
        <w:shd w:val="clear" w:color="auto" w:fill="FFFFFF"/>
        <w:spacing w:after="163" w:line="360" w:lineRule="auto"/>
        <w:textAlignment w:val="baseline"/>
        <w:outlineLvl w:val="2"/>
        <w:rPr>
          <w:rFonts w:asciiTheme="minorBidi" w:eastAsia="Times New Roman" w:hAnsiTheme="minorBidi"/>
          <w:b/>
          <w:bCs/>
          <w:color w:val="252525"/>
          <w:sz w:val="28"/>
          <w:szCs w:val="28"/>
          <w:lang w:val="en-MY" w:eastAsia="ms-MY"/>
        </w:rPr>
      </w:pPr>
      <w:r w:rsidRPr="00E33B3C">
        <w:rPr>
          <w:rFonts w:asciiTheme="minorBidi" w:eastAsia="Times New Roman" w:hAnsiTheme="minorBidi"/>
          <w:b/>
          <w:bCs/>
          <w:color w:val="252525"/>
          <w:sz w:val="28"/>
          <w:szCs w:val="28"/>
          <w:lang w:val="en-MY" w:eastAsia="ms-MY"/>
        </w:rPr>
        <w:lastRenderedPageBreak/>
        <w:t xml:space="preserve">Part </w:t>
      </w:r>
      <w:r>
        <w:rPr>
          <w:rFonts w:asciiTheme="minorBidi" w:eastAsia="Times New Roman" w:hAnsiTheme="minorBidi"/>
          <w:b/>
          <w:bCs/>
          <w:color w:val="252525"/>
          <w:sz w:val="28"/>
          <w:szCs w:val="28"/>
          <w:lang w:val="en-MY" w:eastAsia="ms-MY"/>
        </w:rPr>
        <w:t>3</w:t>
      </w:r>
      <w:r w:rsidRPr="00E33B3C">
        <w:rPr>
          <w:rFonts w:asciiTheme="minorBidi" w:eastAsia="Times New Roman" w:hAnsiTheme="minorBidi"/>
          <w:b/>
          <w:bCs/>
          <w:color w:val="252525"/>
          <w:sz w:val="28"/>
          <w:szCs w:val="28"/>
          <w:lang w:val="en-MY" w:eastAsia="ms-MY"/>
        </w:rPr>
        <w:t xml:space="preserve">: </w:t>
      </w:r>
      <w:r w:rsidRPr="00505BEC">
        <w:rPr>
          <w:rFonts w:asciiTheme="minorBidi" w:eastAsia="Times New Roman" w:hAnsiTheme="minorBidi"/>
          <w:b/>
          <w:bCs/>
          <w:color w:val="252525"/>
          <w:sz w:val="28"/>
          <w:szCs w:val="28"/>
          <w:lang w:val="en-MY" w:eastAsia="ms-MY"/>
        </w:rPr>
        <w:t>Attach wireless lab results.</w:t>
      </w:r>
    </w:p>
    <w:p w14:paraId="76160A44" w14:textId="77777777" w:rsidR="00505BEC" w:rsidRDefault="00505BEC" w:rsidP="00577D39">
      <w:pPr>
        <w:shd w:val="clear" w:color="auto" w:fill="FFFFFF"/>
        <w:spacing w:after="0" w:line="360" w:lineRule="auto"/>
        <w:textAlignment w:val="baseline"/>
        <w:rPr>
          <w:rFonts w:asciiTheme="minorBidi" w:eastAsia="Times New Roman" w:hAnsiTheme="minorBidi"/>
          <w:color w:val="222222"/>
          <w:lang w:val="en-MY" w:eastAsia="ms-MY"/>
        </w:rPr>
      </w:pPr>
      <w:r>
        <w:rPr>
          <w:rFonts w:asciiTheme="minorBidi" w:eastAsia="Times New Roman" w:hAnsiTheme="minorBidi"/>
          <w:color w:val="222222"/>
          <w:lang w:val="en-MY" w:eastAsia="ms-MY"/>
        </w:rPr>
        <w:t>In this part, you will use Lab 4 .</w:t>
      </w:r>
      <w:proofErr w:type="spellStart"/>
      <w:r>
        <w:rPr>
          <w:rFonts w:asciiTheme="minorBidi" w:eastAsia="Times New Roman" w:hAnsiTheme="minorBidi"/>
          <w:color w:val="222222"/>
          <w:lang w:val="en-MY" w:eastAsia="ms-MY"/>
        </w:rPr>
        <w:t>pka</w:t>
      </w:r>
      <w:proofErr w:type="spellEnd"/>
      <w:r>
        <w:rPr>
          <w:rFonts w:asciiTheme="minorBidi" w:eastAsia="Times New Roman" w:hAnsiTheme="minorBidi"/>
          <w:color w:val="222222"/>
          <w:lang w:val="en-MY" w:eastAsia="ms-MY"/>
        </w:rPr>
        <w:t xml:space="preserve"> file. </w:t>
      </w:r>
    </w:p>
    <w:p w14:paraId="76160A45" w14:textId="77777777" w:rsidR="00505BEC" w:rsidRPr="00505BEC" w:rsidRDefault="00505BEC" w:rsidP="00505BEC">
      <w:pPr>
        <w:shd w:val="clear" w:color="auto" w:fill="FFFFFF"/>
        <w:spacing w:after="0" w:line="360" w:lineRule="auto"/>
        <w:textAlignment w:val="baseline"/>
        <w:rPr>
          <w:rFonts w:asciiTheme="minorBidi" w:eastAsia="Times New Roman" w:hAnsiTheme="minorBidi"/>
          <w:b/>
          <w:bCs/>
          <w:color w:val="222222"/>
          <w:lang w:val="en-MY" w:eastAsia="ms-MY"/>
        </w:rPr>
      </w:pPr>
      <w:r w:rsidRPr="00505BEC">
        <w:rPr>
          <w:rFonts w:asciiTheme="minorBidi" w:eastAsia="Times New Roman" w:hAnsiTheme="minorBidi"/>
          <w:b/>
          <w:bCs/>
          <w:color w:val="222222"/>
          <w:lang w:val="en-MY" w:eastAsia="ms-MY"/>
        </w:rPr>
        <w:t>Step1: Change the filename of Lab 4.</w:t>
      </w:r>
    </w:p>
    <w:p w14:paraId="76160A46" w14:textId="77777777" w:rsidR="00505BEC" w:rsidRDefault="00505BEC" w:rsidP="00505BEC">
      <w:pPr>
        <w:pStyle w:val="ListParagraph"/>
        <w:numPr>
          <w:ilvl w:val="0"/>
          <w:numId w:val="16"/>
        </w:numPr>
        <w:shd w:val="clear" w:color="auto" w:fill="FFFFFF"/>
        <w:spacing w:after="0" w:line="360" w:lineRule="auto"/>
        <w:textAlignment w:val="baseline"/>
        <w:rPr>
          <w:rFonts w:asciiTheme="minorBidi" w:eastAsia="Times New Roman" w:hAnsiTheme="minorBidi"/>
          <w:color w:val="222222"/>
          <w:lang w:val="en-MY" w:eastAsia="ms-MY"/>
        </w:rPr>
      </w:pPr>
      <w:r>
        <w:rPr>
          <w:rFonts w:asciiTheme="minorBidi" w:eastAsia="Times New Roman" w:hAnsiTheme="minorBidi"/>
          <w:color w:val="222222"/>
          <w:lang w:val="en-MY" w:eastAsia="ms-MY"/>
        </w:rPr>
        <w:t xml:space="preserve">Change the Lab 4 filename to include your name. </w:t>
      </w:r>
      <w:r w:rsidRPr="00505BEC">
        <w:rPr>
          <w:rFonts w:asciiTheme="minorBidi" w:eastAsia="Times New Roman" w:hAnsiTheme="minorBidi"/>
          <w:i/>
          <w:iCs/>
          <w:color w:val="222222"/>
          <w:sz w:val="20"/>
          <w:szCs w:val="20"/>
          <w:lang w:val="en-MY" w:eastAsia="ms-MY"/>
        </w:rPr>
        <w:t>*Example: Lab4AliAhmad.pkt</w:t>
      </w:r>
    </w:p>
    <w:p w14:paraId="76160A47" w14:textId="77777777" w:rsidR="00577D39" w:rsidRDefault="00505BEC" w:rsidP="00742EDE">
      <w:pPr>
        <w:pStyle w:val="ListParagraph"/>
        <w:numPr>
          <w:ilvl w:val="0"/>
          <w:numId w:val="16"/>
        </w:numPr>
        <w:shd w:val="clear" w:color="auto" w:fill="FFFFFF"/>
        <w:spacing w:after="0" w:line="360" w:lineRule="auto"/>
        <w:textAlignment w:val="baseline"/>
        <w:rPr>
          <w:rFonts w:asciiTheme="minorBidi" w:eastAsia="Times New Roman" w:hAnsiTheme="minorBidi"/>
          <w:color w:val="222222"/>
          <w:lang w:val="en-MY" w:eastAsia="ms-MY"/>
        </w:rPr>
      </w:pPr>
      <w:r w:rsidRPr="00505BEC">
        <w:rPr>
          <w:rFonts w:asciiTheme="minorBidi" w:eastAsia="Times New Roman" w:hAnsiTheme="minorBidi"/>
          <w:color w:val="222222"/>
          <w:lang w:val="en-MY" w:eastAsia="ms-MY"/>
        </w:rPr>
        <w:t>Go through the instructions.</w:t>
      </w:r>
      <w:r>
        <w:rPr>
          <w:rFonts w:asciiTheme="minorBidi" w:eastAsia="Times New Roman" w:hAnsiTheme="minorBidi"/>
          <w:color w:val="222222"/>
          <w:lang w:val="en-MY" w:eastAsia="ms-MY"/>
        </w:rPr>
        <w:t xml:space="preserve"> As you complete the tasks, you will see the bottom </w:t>
      </w:r>
      <w:proofErr w:type="gramStart"/>
      <w:r>
        <w:rPr>
          <w:rFonts w:asciiTheme="minorBidi" w:eastAsia="Times New Roman" w:hAnsiTheme="minorBidi"/>
          <w:color w:val="222222"/>
          <w:lang w:val="en-MY" w:eastAsia="ms-MY"/>
        </w:rPr>
        <w:t>right hand</w:t>
      </w:r>
      <w:proofErr w:type="gramEnd"/>
      <w:r>
        <w:rPr>
          <w:rFonts w:asciiTheme="minorBidi" w:eastAsia="Times New Roman" w:hAnsiTheme="minorBidi"/>
          <w:color w:val="222222"/>
          <w:lang w:val="en-MY" w:eastAsia="ms-MY"/>
        </w:rPr>
        <w:t xml:space="preserve"> corne</w:t>
      </w:r>
      <w:r w:rsidR="00742EDE">
        <w:rPr>
          <w:rFonts w:asciiTheme="minorBidi" w:eastAsia="Times New Roman" w:hAnsiTheme="minorBidi"/>
          <w:color w:val="222222"/>
          <w:lang w:val="en-MY" w:eastAsia="ms-MY"/>
        </w:rPr>
        <w:t xml:space="preserve">r of the </w:t>
      </w:r>
      <w:proofErr w:type="spellStart"/>
      <w:r w:rsidR="00742EDE">
        <w:rPr>
          <w:rFonts w:asciiTheme="minorBidi" w:eastAsia="Times New Roman" w:hAnsiTheme="minorBidi"/>
          <w:color w:val="222222"/>
          <w:lang w:val="en-MY" w:eastAsia="ms-MY"/>
        </w:rPr>
        <w:t>pkt</w:t>
      </w:r>
      <w:proofErr w:type="spellEnd"/>
      <w:r w:rsidR="00742EDE">
        <w:rPr>
          <w:rFonts w:asciiTheme="minorBidi" w:eastAsia="Times New Roman" w:hAnsiTheme="minorBidi"/>
          <w:color w:val="222222"/>
          <w:lang w:val="en-MY" w:eastAsia="ms-MY"/>
        </w:rPr>
        <w:t xml:space="preserve"> file increase in completion percentage, until you get 100/100.</w:t>
      </w:r>
    </w:p>
    <w:p w14:paraId="76160A48" w14:textId="77777777" w:rsidR="00505BEC" w:rsidRDefault="00505BEC" w:rsidP="00505BEC">
      <w:pPr>
        <w:shd w:val="clear" w:color="auto" w:fill="FFFFFF"/>
        <w:spacing w:after="0" w:line="360" w:lineRule="auto"/>
        <w:textAlignment w:val="baseline"/>
        <w:rPr>
          <w:rFonts w:asciiTheme="minorBidi" w:eastAsia="Times New Roman" w:hAnsiTheme="minorBidi"/>
          <w:color w:val="222222"/>
          <w:lang w:val="en-MY" w:eastAsia="ms-MY"/>
        </w:rPr>
      </w:pPr>
    </w:p>
    <w:p w14:paraId="76160A49" w14:textId="77777777" w:rsidR="00505BEC" w:rsidRPr="00505BEC" w:rsidRDefault="006F7EB9" w:rsidP="00505BEC">
      <w:pPr>
        <w:shd w:val="clear" w:color="auto" w:fill="FFFFFF"/>
        <w:spacing w:after="0" w:line="360" w:lineRule="auto"/>
        <w:jc w:val="center"/>
        <w:textAlignment w:val="baseline"/>
        <w:rPr>
          <w:rFonts w:asciiTheme="minorBidi" w:eastAsia="Times New Roman" w:hAnsiTheme="minorBidi"/>
          <w:color w:val="222222"/>
          <w:lang w:val="en-MY" w:eastAsia="ms-MY"/>
        </w:rPr>
      </w:pPr>
      <w:r>
        <w:rPr>
          <w:rFonts w:asciiTheme="minorBidi" w:eastAsia="Times New Roman" w:hAnsiTheme="minorBidi"/>
          <w:noProof/>
          <w:color w:val="222222"/>
          <w:lang w:eastAsia="ms-MY"/>
        </w:rPr>
        <w:pict w14:anchorId="76160A4D">
          <v:roundrect id="_x0000_s1026" style="position:absolute;left:0;text-align:left;margin-left:389.7pt;margin-top:214.45pt;width:76.75pt;height:23.1pt;z-index:251658240" arcsize="10923f" filled="f" strokecolor="red"/>
        </w:pict>
      </w:r>
      <w:r w:rsidR="00505BEC">
        <w:rPr>
          <w:rFonts w:asciiTheme="minorBidi" w:eastAsia="Times New Roman" w:hAnsiTheme="minorBidi"/>
          <w:noProof/>
          <w:color w:val="222222"/>
          <w:lang w:eastAsia="ms-MY"/>
        </w:rPr>
        <w:drawing>
          <wp:inline distT="0" distB="0" distL="0" distR="0" wp14:anchorId="76160A4E" wp14:editId="76160A4F">
            <wp:extent cx="5760720" cy="3121233"/>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1" cstate="print"/>
                    <a:srcRect/>
                    <a:stretch>
                      <a:fillRect/>
                    </a:stretch>
                  </pic:blipFill>
                  <pic:spPr bwMode="auto">
                    <a:xfrm>
                      <a:off x="0" y="0"/>
                      <a:ext cx="5760720" cy="3121233"/>
                    </a:xfrm>
                    <a:prstGeom prst="rect">
                      <a:avLst/>
                    </a:prstGeom>
                    <a:noFill/>
                    <a:ln w="9525">
                      <a:noFill/>
                      <a:miter lim="800000"/>
                      <a:headEnd/>
                      <a:tailEnd/>
                    </a:ln>
                  </pic:spPr>
                </pic:pic>
              </a:graphicData>
            </a:graphic>
          </wp:inline>
        </w:drawing>
      </w:r>
    </w:p>
    <w:p w14:paraId="76160A4A" w14:textId="1C3CF0EF" w:rsidR="00505BEC" w:rsidRDefault="00742EDE" w:rsidP="00505BEC">
      <w:pPr>
        <w:pStyle w:val="ListParagraph"/>
        <w:numPr>
          <w:ilvl w:val="0"/>
          <w:numId w:val="16"/>
        </w:numPr>
        <w:shd w:val="clear" w:color="auto" w:fill="FFFFFF"/>
        <w:spacing w:after="0" w:line="360" w:lineRule="auto"/>
        <w:textAlignment w:val="baseline"/>
        <w:rPr>
          <w:ins w:id="12" w:author="Abdurrafiq Zakaria" w:date="2026-01-15T10:53:00Z"/>
          <w:rFonts w:asciiTheme="minorBidi" w:eastAsia="Times New Roman" w:hAnsiTheme="minorBidi"/>
          <w:color w:val="222222"/>
          <w:lang w:val="en-MY" w:eastAsia="ms-MY"/>
        </w:rPr>
      </w:pPr>
      <w:r>
        <w:rPr>
          <w:rFonts w:asciiTheme="minorBidi" w:eastAsia="Times New Roman" w:hAnsiTheme="minorBidi"/>
          <w:color w:val="222222"/>
          <w:lang w:val="en-MY" w:eastAsia="ms-MY"/>
        </w:rPr>
        <w:t>Once you have</w:t>
      </w:r>
      <w:r w:rsidR="00E11D7B">
        <w:rPr>
          <w:rFonts w:asciiTheme="minorBidi" w:eastAsia="Times New Roman" w:hAnsiTheme="minorBidi"/>
          <w:color w:val="222222"/>
          <w:lang w:val="en-MY" w:eastAsia="ms-MY"/>
        </w:rPr>
        <w:t xml:space="preserve"> completed fully, capture the </w:t>
      </w:r>
      <w:r w:rsidR="00FA2B78">
        <w:rPr>
          <w:rFonts w:asciiTheme="minorBidi" w:eastAsia="Times New Roman" w:hAnsiTheme="minorBidi"/>
          <w:color w:val="222222"/>
          <w:lang w:val="en-MY" w:eastAsia="ms-MY"/>
        </w:rPr>
        <w:t>screen (which includes</w:t>
      </w:r>
      <w:r w:rsidR="00E11D7B">
        <w:rPr>
          <w:rFonts w:asciiTheme="minorBidi" w:eastAsia="Times New Roman" w:hAnsiTheme="minorBidi"/>
          <w:color w:val="222222"/>
          <w:lang w:val="en-MY" w:eastAsia="ms-MY"/>
        </w:rPr>
        <w:t xml:space="preserve"> the filename, the topology and the activity wizard showing completion) and paste it here.</w:t>
      </w:r>
    </w:p>
    <w:p w14:paraId="68F3B6EC" w14:textId="4EDE04D7" w:rsidR="00946C0B" w:rsidRDefault="00946C0B" w:rsidP="00946C0B">
      <w:pPr>
        <w:pStyle w:val="ListParagraph"/>
        <w:shd w:val="clear" w:color="auto" w:fill="FFFFFF"/>
        <w:spacing w:after="0" w:line="360" w:lineRule="auto"/>
        <w:textAlignment w:val="baseline"/>
        <w:rPr>
          <w:ins w:id="13" w:author="Abdurrafiq Zakaria" w:date="2026-01-15T10:55:00Z"/>
          <w:rFonts w:asciiTheme="minorBidi" w:eastAsia="Times New Roman" w:hAnsiTheme="minorBidi"/>
          <w:color w:val="222222"/>
          <w:lang w:val="en-MY" w:eastAsia="ms-MY"/>
        </w:rPr>
      </w:pPr>
      <w:ins w:id="14" w:author="Abdurrafiq Zakaria" w:date="2026-01-15T10:53:00Z">
        <w:r w:rsidRPr="00946C0B">
          <w:rPr>
            <w:rFonts w:asciiTheme="minorBidi" w:eastAsia="Times New Roman" w:hAnsiTheme="minorBidi"/>
            <w:color w:val="222222"/>
            <w:lang w:val="en-MY" w:eastAsia="ms-MY"/>
          </w:rPr>
          <w:drawing>
            <wp:inline distT="0" distB="0" distL="0" distR="0" wp14:anchorId="3981BE6E" wp14:editId="5D204D63">
              <wp:extent cx="5760720" cy="32391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3239135"/>
                      </a:xfrm>
                      <a:prstGeom prst="rect">
                        <a:avLst/>
                      </a:prstGeom>
                    </pic:spPr>
                  </pic:pic>
                </a:graphicData>
              </a:graphic>
            </wp:inline>
          </w:drawing>
        </w:r>
      </w:ins>
    </w:p>
    <w:p w14:paraId="366C9994" w14:textId="7791708C" w:rsidR="00506A14" w:rsidRPr="00505BEC" w:rsidRDefault="00506A14" w:rsidP="00A826F6">
      <w:pPr>
        <w:pStyle w:val="ListParagraph"/>
        <w:shd w:val="clear" w:color="auto" w:fill="FFFFFF"/>
        <w:spacing w:after="0" w:line="360" w:lineRule="auto"/>
        <w:textAlignment w:val="baseline"/>
        <w:rPr>
          <w:rFonts w:asciiTheme="minorBidi" w:eastAsia="Times New Roman" w:hAnsiTheme="minorBidi"/>
          <w:color w:val="222222"/>
          <w:lang w:val="en-MY" w:eastAsia="ms-MY"/>
        </w:rPr>
      </w:pPr>
      <w:ins w:id="15" w:author="Abdurrafiq Zakaria" w:date="2026-01-15T10:55:00Z">
        <w:r w:rsidRPr="00506A14">
          <w:rPr>
            <w:rFonts w:asciiTheme="minorBidi" w:eastAsia="Times New Roman" w:hAnsiTheme="minorBidi"/>
            <w:color w:val="222222"/>
            <w:lang w:val="en-MY" w:eastAsia="ms-MY"/>
          </w:rPr>
          <w:lastRenderedPageBreak/>
          <w:drawing>
            <wp:inline distT="0" distB="0" distL="0" distR="0" wp14:anchorId="2197B5A1" wp14:editId="0D97ECA1">
              <wp:extent cx="5760720" cy="59613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5961380"/>
                      </a:xfrm>
                      <a:prstGeom prst="rect">
                        <a:avLst/>
                      </a:prstGeom>
                    </pic:spPr>
                  </pic:pic>
                </a:graphicData>
              </a:graphic>
            </wp:inline>
          </w:drawing>
        </w:r>
      </w:ins>
    </w:p>
    <w:sectPr w:rsidR="00506A14" w:rsidRPr="00505BEC" w:rsidSect="006137C1">
      <w:footerReference w:type="default" r:id="rId3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F7BB47" w14:textId="77777777" w:rsidR="006F7EB9" w:rsidRDefault="006F7EB9" w:rsidP="00742EDE">
      <w:pPr>
        <w:spacing w:after="0" w:line="240" w:lineRule="auto"/>
      </w:pPr>
      <w:r>
        <w:separator/>
      </w:r>
    </w:p>
  </w:endnote>
  <w:endnote w:type="continuationSeparator" w:id="0">
    <w:p w14:paraId="1548C884" w14:textId="77777777" w:rsidR="006F7EB9" w:rsidRDefault="006F7EB9" w:rsidP="00742E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60A54" w14:textId="77777777" w:rsidR="00742EDE" w:rsidRDefault="00742EDE" w:rsidP="00742EDE">
    <w:pPr>
      <w:pStyle w:val="Footer"/>
      <w:pBdr>
        <w:top w:val="thinThickSmallGap" w:sz="24" w:space="1" w:color="622423" w:themeColor="accent2" w:themeShade="7F"/>
      </w:pBdr>
      <w:rPr>
        <w:rFonts w:asciiTheme="majorHAnsi" w:hAnsiTheme="majorHAnsi"/>
      </w:rPr>
    </w:pPr>
    <w:r w:rsidRPr="00742EDE">
      <w:rPr>
        <w:rFonts w:asciiTheme="majorHAnsi" w:hAnsiTheme="majorHAnsi"/>
        <w:sz w:val="18"/>
        <w:szCs w:val="18"/>
      </w:rPr>
      <w:t>HKM_S11920</w:t>
    </w:r>
    <w:r w:rsidRPr="00742EDE">
      <w:rPr>
        <w:rFonts w:asciiTheme="majorHAnsi" w:hAnsiTheme="majorHAnsi"/>
        <w:sz w:val="18"/>
        <w:szCs w:val="18"/>
      </w:rPr>
      <w:ptab w:relativeTo="margin" w:alignment="right" w:leader="none"/>
    </w:r>
    <w:r w:rsidRPr="00742EDE">
      <w:rPr>
        <w:rFonts w:asciiTheme="majorHAnsi" w:hAnsiTheme="majorHAnsi"/>
        <w:sz w:val="18"/>
        <w:szCs w:val="18"/>
      </w:rPr>
      <w:t xml:space="preserve">Page </w:t>
    </w:r>
    <w:r w:rsidR="000A0D3A" w:rsidRPr="00742EDE">
      <w:rPr>
        <w:sz w:val="18"/>
        <w:szCs w:val="18"/>
      </w:rPr>
      <w:fldChar w:fldCharType="begin"/>
    </w:r>
    <w:r w:rsidRPr="00742EDE">
      <w:rPr>
        <w:sz w:val="18"/>
        <w:szCs w:val="18"/>
      </w:rPr>
      <w:instrText xml:space="preserve"> PAGE   \* MERGEFORMAT </w:instrText>
    </w:r>
    <w:r w:rsidR="000A0D3A" w:rsidRPr="00742EDE">
      <w:rPr>
        <w:sz w:val="18"/>
        <w:szCs w:val="18"/>
      </w:rPr>
      <w:fldChar w:fldCharType="separate"/>
    </w:r>
    <w:r w:rsidR="00D84268" w:rsidRPr="00D84268">
      <w:rPr>
        <w:rFonts w:asciiTheme="majorHAnsi" w:hAnsiTheme="majorHAnsi"/>
        <w:noProof/>
        <w:sz w:val="18"/>
        <w:szCs w:val="18"/>
      </w:rPr>
      <w:t>4</w:t>
    </w:r>
    <w:r w:rsidR="000A0D3A" w:rsidRPr="00742EDE">
      <w:rPr>
        <w:sz w:val="18"/>
        <w:szCs w:val="18"/>
      </w:rPr>
      <w:fldChar w:fldCharType="end"/>
    </w:r>
  </w:p>
  <w:p w14:paraId="76160A55" w14:textId="77777777" w:rsidR="00742EDE" w:rsidRDefault="00742E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70B46B" w14:textId="77777777" w:rsidR="006F7EB9" w:rsidRDefault="006F7EB9" w:rsidP="00742EDE">
      <w:pPr>
        <w:spacing w:after="0" w:line="240" w:lineRule="auto"/>
      </w:pPr>
      <w:r>
        <w:separator/>
      </w:r>
    </w:p>
  </w:footnote>
  <w:footnote w:type="continuationSeparator" w:id="0">
    <w:p w14:paraId="2FD0659B" w14:textId="77777777" w:rsidR="006F7EB9" w:rsidRDefault="006F7EB9" w:rsidP="00742E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E1BC4"/>
    <w:multiLevelType w:val="hybridMultilevel"/>
    <w:tmpl w:val="FE2A38AA"/>
    <w:lvl w:ilvl="0" w:tplc="043E0019">
      <w:start w:val="1"/>
      <w:numFmt w:val="lowerLetter"/>
      <w:lvlText w:val="%1."/>
      <w:lvlJc w:val="left"/>
      <w:pPr>
        <w:ind w:left="720" w:hanging="360"/>
      </w:pPr>
    </w:lvl>
    <w:lvl w:ilvl="1" w:tplc="043E0019">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1" w15:restartNumberingAfterBreak="0">
    <w:nsid w:val="0EFC180B"/>
    <w:multiLevelType w:val="hybridMultilevel"/>
    <w:tmpl w:val="1A00BDDA"/>
    <w:lvl w:ilvl="0" w:tplc="043E0001">
      <w:start w:val="1"/>
      <w:numFmt w:val="bullet"/>
      <w:lvlText w:val=""/>
      <w:lvlJc w:val="left"/>
      <w:pPr>
        <w:ind w:left="720" w:hanging="360"/>
      </w:pPr>
      <w:rPr>
        <w:rFonts w:ascii="Symbol" w:hAnsi="Symbol" w:hint="default"/>
      </w:rPr>
    </w:lvl>
    <w:lvl w:ilvl="1" w:tplc="043E0003" w:tentative="1">
      <w:start w:val="1"/>
      <w:numFmt w:val="bullet"/>
      <w:lvlText w:val="o"/>
      <w:lvlJc w:val="left"/>
      <w:pPr>
        <w:ind w:left="1440" w:hanging="360"/>
      </w:pPr>
      <w:rPr>
        <w:rFonts w:ascii="Courier New" w:hAnsi="Courier New" w:cs="Courier New" w:hint="default"/>
      </w:rPr>
    </w:lvl>
    <w:lvl w:ilvl="2" w:tplc="043E0005" w:tentative="1">
      <w:start w:val="1"/>
      <w:numFmt w:val="bullet"/>
      <w:lvlText w:val=""/>
      <w:lvlJc w:val="left"/>
      <w:pPr>
        <w:ind w:left="2160" w:hanging="360"/>
      </w:pPr>
      <w:rPr>
        <w:rFonts w:ascii="Wingdings" w:hAnsi="Wingdings" w:hint="default"/>
      </w:rPr>
    </w:lvl>
    <w:lvl w:ilvl="3" w:tplc="043E0001" w:tentative="1">
      <w:start w:val="1"/>
      <w:numFmt w:val="bullet"/>
      <w:lvlText w:val=""/>
      <w:lvlJc w:val="left"/>
      <w:pPr>
        <w:ind w:left="2880" w:hanging="360"/>
      </w:pPr>
      <w:rPr>
        <w:rFonts w:ascii="Symbol" w:hAnsi="Symbol" w:hint="default"/>
      </w:rPr>
    </w:lvl>
    <w:lvl w:ilvl="4" w:tplc="043E0003" w:tentative="1">
      <w:start w:val="1"/>
      <w:numFmt w:val="bullet"/>
      <w:lvlText w:val="o"/>
      <w:lvlJc w:val="left"/>
      <w:pPr>
        <w:ind w:left="3600" w:hanging="360"/>
      </w:pPr>
      <w:rPr>
        <w:rFonts w:ascii="Courier New" w:hAnsi="Courier New" w:cs="Courier New" w:hint="default"/>
      </w:rPr>
    </w:lvl>
    <w:lvl w:ilvl="5" w:tplc="043E0005" w:tentative="1">
      <w:start w:val="1"/>
      <w:numFmt w:val="bullet"/>
      <w:lvlText w:val=""/>
      <w:lvlJc w:val="left"/>
      <w:pPr>
        <w:ind w:left="4320" w:hanging="360"/>
      </w:pPr>
      <w:rPr>
        <w:rFonts w:ascii="Wingdings" w:hAnsi="Wingdings" w:hint="default"/>
      </w:rPr>
    </w:lvl>
    <w:lvl w:ilvl="6" w:tplc="043E0001" w:tentative="1">
      <w:start w:val="1"/>
      <w:numFmt w:val="bullet"/>
      <w:lvlText w:val=""/>
      <w:lvlJc w:val="left"/>
      <w:pPr>
        <w:ind w:left="5040" w:hanging="360"/>
      </w:pPr>
      <w:rPr>
        <w:rFonts w:ascii="Symbol" w:hAnsi="Symbol" w:hint="default"/>
      </w:rPr>
    </w:lvl>
    <w:lvl w:ilvl="7" w:tplc="043E0003" w:tentative="1">
      <w:start w:val="1"/>
      <w:numFmt w:val="bullet"/>
      <w:lvlText w:val="o"/>
      <w:lvlJc w:val="left"/>
      <w:pPr>
        <w:ind w:left="5760" w:hanging="360"/>
      </w:pPr>
      <w:rPr>
        <w:rFonts w:ascii="Courier New" w:hAnsi="Courier New" w:cs="Courier New" w:hint="default"/>
      </w:rPr>
    </w:lvl>
    <w:lvl w:ilvl="8" w:tplc="043E0005" w:tentative="1">
      <w:start w:val="1"/>
      <w:numFmt w:val="bullet"/>
      <w:lvlText w:val=""/>
      <w:lvlJc w:val="left"/>
      <w:pPr>
        <w:ind w:left="6480" w:hanging="360"/>
      </w:pPr>
      <w:rPr>
        <w:rFonts w:ascii="Wingdings" w:hAnsi="Wingdings" w:hint="default"/>
      </w:rPr>
    </w:lvl>
  </w:abstractNum>
  <w:abstractNum w:abstractNumId="2" w15:restartNumberingAfterBreak="0">
    <w:nsid w:val="182B5D70"/>
    <w:multiLevelType w:val="hybridMultilevel"/>
    <w:tmpl w:val="D640D7BA"/>
    <w:lvl w:ilvl="0" w:tplc="043E0019">
      <w:start w:val="1"/>
      <w:numFmt w:val="lowerLetter"/>
      <w:lvlText w:val="%1."/>
      <w:lvlJc w:val="left"/>
      <w:pPr>
        <w:ind w:left="720" w:hanging="360"/>
      </w:p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3" w15:restartNumberingAfterBreak="0">
    <w:nsid w:val="190A51C4"/>
    <w:multiLevelType w:val="hybridMultilevel"/>
    <w:tmpl w:val="FC0E2798"/>
    <w:lvl w:ilvl="0" w:tplc="043E0019">
      <w:start w:val="1"/>
      <w:numFmt w:val="lowerLetter"/>
      <w:lvlText w:val="%1."/>
      <w:lvlJc w:val="left"/>
      <w:pPr>
        <w:ind w:left="720" w:hanging="360"/>
      </w:pPr>
    </w:lvl>
    <w:lvl w:ilvl="1" w:tplc="043E0019">
      <w:start w:val="1"/>
      <w:numFmt w:val="lowerLetter"/>
      <w:lvlText w:val="%2."/>
      <w:lvlJc w:val="left"/>
      <w:pPr>
        <w:ind w:left="1440" w:hanging="360"/>
      </w:pPr>
    </w:lvl>
    <w:lvl w:ilvl="2" w:tplc="043E001B">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4" w15:restartNumberingAfterBreak="0">
    <w:nsid w:val="230122AB"/>
    <w:multiLevelType w:val="hybridMultilevel"/>
    <w:tmpl w:val="04347724"/>
    <w:lvl w:ilvl="0" w:tplc="043E0019">
      <w:start w:val="1"/>
      <w:numFmt w:val="lowerLetter"/>
      <w:lvlText w:val="%1."/>
      <w:lvlJc w:val="left"/>
      <w:pPr>
        <w:ind w:left="720" w:hanging="360"/>
      </w:p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5" w15:restartNumberingAfterBreak="0">
    <w:nsid w:val="287B34C6"/>
    <w:multiLevelType w:val="hybridMultilevel"/>
    <w:tmpl w:val="2F0AE60C"/>
    <w:lvl w:ilvl="0" w:tplc="043E0019">
      <w:start w:val="1"/>
      <w:numFmt w:val="lowerLetter"/>
      <w:lvlText w:val="%1."/>
      <w:lvlJc w:val="left"/>
      <w:pPr>
        <w:ind w:left="720" w:hanging="360"/>
      </w:p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6" w15:restartNumberingAfterBreak="0">
    <w:nsid w:val="3F236223"/>
    <w:multiLevelType w:val="hybridMultilevel"/>
    <w:tmpl w:val="2EB8A850"/>
    <w:lvl w:ilvl="0" w:tplc="043E0019">
      <w:start w:val="1"/>
      <w:numFmt w:val="lowerLetter"/>
      <w:lvlText w:val="%1."/>
      <w:lvlJc w:val="left"/>
      <w:pPr>
        <w:ind w:left="720" w:hanging="360"/>
      </w:p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7" w15:restartNumberingAfterBreak="0">
    <w:nsid w:val="415B04F7"/>
    <w:multiLevelType w:val="hybridMultilevel"/>
    <w:tmpl w:val="9A088BA0"/>
    <w:lvl w:ilvl="0" w:tplc="043E0019">
      <w:start w:val="1"/>
      <w:numFmt w:val="lowerLetter"/>
      <w:lvlText w:val="%1."/>
      <w:lvlJc w:val="left"/>
      <w:pPr>
        <w:ind w:left="720" w:hanging="360"/>
      </w:p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8" w15:restartNumberingAfterBreak="0">
    <w:nsid w:val="43CE098F"/>
    <w:multiLevelType w:val="hybridMultilevel"/>
    <w:tmpl w:val="E5268570"/>
    <w:lvl w:ilvl="0" w:tplc="043E0019">
      <w:start w:val="1"/>
      <w:numFmt w:val="lowerLetter"/>
      <w:lvlText w:val="%1."/>
      <w:lvlJc w:val="left"/>
      <w:pPr>
        <w:ind w:left="720" w:hanging="360"/>
      </w:pPr>
      <w:rPr>
        <w:rFonts w:hint="default"/>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9" w15:restartNumberingAfterBreak="0">
    <w:nsid w:val="45F76A80"/>
    <w:multiLevelType w:val="multilevel"/>
    <w:tmpl w:val="F314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6664732"/>
    <w:multiLevelType w:val="hybridMultilevel"/>
    <w:tmpl w:val="C93EF4E6"/>
    <w:lvl w:ilvl="0" w:tplc="043E0019">
      <w:start w:val="1"/>
      <w:numFmt w:val="lowerLetter"/>
      <w:lvlText w:val="%1."/>
      <w:lvlJc w:val="left"/>
      <w:pPr>
        <w:ind w:left="720" w:hanging="360"/>
      </w:p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11" w15:restartNumberingAfterBreak="0">
    <w:nsid w:val="576B65A2"/>
    <w:multiLevelType w:val="hybridMultilevel"/>
    <w:tmpl w:val="927E7C56"/>
    <w:lvl w:ilvl="0" w:tplc="043E0019">
      <w:start w:val="1"/>
      <w:numFmt w:val="lowerLetter"/>
      <w:lvlText w:val="%1."/>
      <w:lvlJc w:val="left"/>
      <w:pPr>
        <w:ind w:left="720" w:hanging="360"/>
      </w:p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12" w15:restartNumberingAfterBreak="0">
    <w:nsid w:val="5BCD14C7"/>
    <w:multiLevelType w:val="hybridMultilevel"/>
    <w:tmpl w:val="0540B60A"/>
    <w:lvl w:ilvl="0" w:tplc="043E0019">
      <w:start w:val="1"/>
      <w:numFmt w:val="lowerLetter"/>
      <w:lvlText w:val="%1."/>
      <w:lvlJc w:val="left"/>
      <w:pPr>
        <w:ind w:left="720" w:hanging="360"/>
      </w:pPr>
    </w:lvl>
    <w:lvl w:ilvl="1" w:tplc="043E0019">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13" w15:restartNumberingAfterBreak="0">
    <w:nsid w:val="5D350086"/>
    <w:multiLevelType w:val="hybridMultilevel"/>
    <w:tmpl w:val="7FAE950A"/>
    <w:lvl w:ilvl="0" w:tplc="043E0019">
      <w:start w:val="1"/>
      <w:numFmt w:val="lowerLetter"/>
      <w:lvlText w:val="%1."/>
      <w:lvlJc w:val="left"/>
      <w:pPr>
        <w:ind w:left="720" w:hanging="360"/>
      </w:pPr>
    </w:lvl>
    <w:lvl w:ilvl="1" w:tplc="043E0019">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14" w15:restartNumberingAfterBreak="0">
    <w:nsid w:val="7481530E"/>
    <w:multiLevelType w:val="hybridMultilevel"/>
    <w:tmpl w:val="3F7A7818"/>
    <w:lvl w:ilvl="0" w:tplc="043E0019">
      <w:start w:val="1"/>
      <w:numFmt w:val="lowerLetter"/>
      <w:lvlText w:val="%1."/>
      <w:lvlJc w:val="left"/>
      <w:pPr>
        <w:ind w:left="720" w:hanging="360"/>
      </w:pPr>
    </w:lvl>
    <w:lvl w:ilvl="1" w:tplc="043E0019">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15" w15:restartNumberingAfterBreak="0">
    <w:nsid w:val="7F175ED3"/>
    <w:multiLevelType w:val="hybridMultilevel"/>
    <w:tmpl w:val="DD408B5C"/>
    <w:lvl w:ilvl="0" w:tplc="043E0019">
      <w:start w:val="1"/>
      <w:numFmt w:val="lowerLetter"/>
      <w:lvlText w:val="%1."/>
      <w:lvlJc w:val="left"/>
      <w:pPr>
        <w:ind w:left="720" w:hanging="360"/>
      </w:pPr>
      <w:rPr>
        <w:rFonts w:hint="default"/>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num w:numId="1">
    <w:abstractNumId w:val="12"/>
  </w:num>
  <w:num w:numId="2">
    <w:abstractNumId w:val="13"/>
  </w:num>
  <w:num w:numId="3">
    <w:abstractNumId w:val="1"/>
  </w:num>
  <w:num w:numId="4">
    <w:abstractNumId w:val="7"/>
  </w:num>
  <w:num w:numId="5">
    <w:abstractNumId w:val="3"/>
  </w:num>
  <w:num w:numId="6">
    <w:abstractNumId w:val="15"/>
  </w:num>
  <w:num w:numId="7">
    <w:abstractNumId w:val="0"/>
  </w:num>
  <w:num w:numId="8">
    <w:abstractNumId w:val="5"/>
  </w:num>
  <w:num w:numId="9">
    <w:abstractNumId w:val="6"/>
  </w:num>
  <w:num w:numId="10">
    <w:abstractNumId w:val="11"/>
  </w:num>
  <w:num w:numId="11">
    <w:abstractNumId w:val="8"/>
  </w:num>
  <w:num w:numId="12">
    <w:abstractNumId w:val="14"/>
  </w:num>
  <w:num w:numId="13">
    <w:abstractNumId w:val="10"/>
  </w:num>
  <w:num w:numId="14">
    <w:abstractNumId w:val="4"/>
  </w:num>
  <w:num w:numId="15">
    <w:abstractNumId w:val="9"/>
  </w:num>
  <w:num w:numId="1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bdurrafiq Zakaria">
    <w15:presenceInfo w15:providerId="Windows Live" w15:userId="d18a218126fdeb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042C5"/>
    <w:rsid w:val="000354ED"/>
    <w:rsid w:val="00073ECB"/>
    <w:rsid w:val="000A0D3A"/>
    <w:rsid w:val="000C553B"/>
    <w:rsid w:val="000D01A4"/>
    <w:rsid w:val="000D3B00"/>
    <w:rsid w:val="000E45CD"/>
    <w:rsid w:val="000E6130"/>
    <w:rsid w:val="000F7D57"/>
    <w:rsid w:val="001743CE"/>
    <w:rsid w:val="001757AC"/>
    <w:rsid w:val="00190EBE"/>
    <w:rsid w:val="001A4FA5"/>
    <w:rsid w:val="001B3725"/>
    <w:rsid w:val="001E51CC"/>
    <w:rsid w:val="0022269D"/>
    <w:rsid w:val="0024682B"/>
    <w:rsid w:val="00257B7C"/>
    <w:rsid w:val="00294587"/>
    <w:rsid w:val="002A6557"/>
    <w:rsid w:val="003170D6"/>
    <w:rsid w:val="00321EDA"/>
    <w:rsid w:val="003416D8"/>
    <w:rsid w:val="00356043"/>
    <w:rsid w:val="003A7851"/>
    <w:rsid w:val="003D70E9"/>
    <w:rsid w:val="003E3A08"/>
    <w:rsid w:val="00412BB8"/>
    <w:rsid w:val="00477370"/>
    <w:rsid w:val="0047777F"/>
    <w:rsid w:val="004B29F9"/>
    <w:rsid w:val="004B36B0"/>
    <w:rsid w:val="004B6559"/>
    <w:rsid w:val="00505BEC"/>
    <w:rsid w:val="00506A14"/>
    <w:rsid w:val="005120DC"/>
    <w:rsid w:val="005470B5"/>
    <w:rsid w:val="0057448A"/>
    <w:rsid w:val="00577D39"/>
    <w:rsid w:val="006137C1"/>
    <w:rsid w:val="0062709A"/>
    <w:rsid w:val="006469D1"/>
    <w:rsid w:val="00673DFA"/>
    <w:rsid w:val="00676F41"/>
    <w:rsid w:val="006C75A4"/>
    <w:rsid w:val="006F7EB9"/>
    <w:rsid w:val="007014AB"/>
    <w:rsid w:val="00714568"/>
    <w:rsid w:val="00742EDE"/>
    <w:rsid w:val="00747D7D"/>
    <w:rsid w:val="00776E8A"/>
    <w:rsid w:val="00783993"/>
    <w:rsid w:val="00793108"/>
    <w:rsid w:val="007B5211"/>
    <w:rsid w:val="007C19C3"/>
    <w:rsid w:val="007D4D36"/>
    <w:rsid w:val="007D6610"/>
    <w:rsid w:val="007F566C"/>
    <w:rsid w:val="008042C5"/>
    <w:rsid w:val="00811A44"/>
    <w:rsid w:val="00816ADC"/>
    <w:rsid w:val="00823162"/>
    <w:rsid w:val="00853FEC"/>
    <w:rsid w:val="00881953"/>
    <w:rsid w:val="00884505"/>
    <w:rsid w:val="00885335"/>
    <w:rsid w:val="0089598C"/>
    <w:rsid w:val="008960FF"/>
    <w:rsid w:val="008A4569"/>
    <w:rsid w:val="008D234B"/>
    <w:rsid w:val="008D7155"/>
    <w:rsid w:val="00946C0B"/>
    <w:rsid w:val="0095323F"/>
    <w:rsid w:val="00973F6C"/>
    <w:rsid w:val="00985F9C"/>
    <w:rsid w:val="00990F15"/>
    <w:rsid w:val="009F064C"/>
    <w:rsid w:val="00A03C43"/>
    <w:rsid w:val="00A05151"/>
    <w:rsid w:val="00A34FA4"/>
    <w:rsid w:val="00A51E14"/>
    <w:rsid w:val="00A61B00"/>
    <w:rsid w:val="00A65DD6"/>
    <w:rsid w:val="00A826F6"/>
    <w:rsid w:val="00A905DD"/>
    <w:rsid w:val="00AB2F08"/>
    <w:rsid w:val="00AB71A9"/>
    <w:rsid w:val="00AD3A04"/>
    <w:rsid w:val="00B23CFE"/>
    <w:rsid w:val="00B37CC8"/>
    <w:rsid w:val="00C012C0"/>
    <w:rsid w:val="00CA3FE8"/>
    <w:rsid w:val="00CA65C7"/>
    <w:rsid w:val="00CA7D2A"/>
    <w:rsid w:val="00CB2B7A"/>
    <w:rsid w:val="00CD0436"/>
    <w:rsid w:val="00CE110A"/>
    <w:rsid w:val="00CF1923"/>
    <w:rsid w:val="00D25DD2"/>
    <w:rsid w:val="00D463E4"/>
    <w:rsid w:val="00D61833"/>
    <w:rsid w:val="00D669E8"/>
    <w:rsid w:val="00D84268"/>
    <w:rsid w:val="00DD127E"/>
    <w:rsid w:val="00DF1FA4"/>
    <w:rsid w:val="00E11D7B"/>
    <w:rsid w:val="00E15437"/>
    <w:rsid w:val="00E33B3C"/>
    <w:rsid w:val="00E51D75"/>
    <w:rsid w:val="00E802D2"/>
    <w:rsid w:val="00E802E7"/>
    <w:rsid w:val="00E97101"/>
    <w:rsid w:val="00EF77AF"/>
    <w:rsid w:val="00F3418D"/>
    <w:rsid w:val="00F65840"/>
    <w:rsid w:val="00F714BE"/>
    <w:rsid w:val="00F92242"/>
    <w:rsid w:val="00FA2B78"/>
    <w:rsid w:val="00FA2BAA"/>
    <w:rsid w:val="00FA2CC1"/>
    <w:rsid w:val="00FA33DF"/>
    <w:rsid w:val="00FA3934"/>
    <w:rsid w:val="00FA427C"/>
  </w:rsids>
  <m:mathPr>
    <m:mathFont m:val="Cambria Math"/>
    <m:brkBin m:val="before"/>
    <m:brkBinSub m:val="--"/>
    <m:smallFrac m:val="0"/>
    <m:dispDef/>
    <m:lMargin m:val="0"/>
    <m:rMargin m:val="0"/>
    <m:defJc m:val="centerGroup"/>
    <m:wrapIndent m:val="1440"/>
    <m:intLim m:val="subSup"/>
    <m:naryLim m:val="undOvr"/>
  </m:mathPr>
  <w:themeFontLang w:val="ms-MY"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61609EF"/>
  <w15:docId w15:val="{0671844C-36A8-4FD4-A233-F250984BB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ms-MY"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7C1"/>
  </w:style>
  <w:style w:type="paragraph" w:styleId="Heading1">
    <w:name w:val="heading 1"/>
    <w:basedOn w:val="Normal"/>
    <w:next w:val="Normal"/>
    <w:link w:val="Heading1Char"/>
    <w:uiPriority w:val="9"/>
    <w:qFormat/>
    <w:rsid w:val="008042C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8042C5"/>
    <w:pPr>
      <w:spacing w:before="100" w:beforeAutospacing="1" w:after="100" w:afterAutospacing="1" w:line="240" w:lineRule="auto"/>
      <w:outlineLvl w:val="2"/>
    </w:pPr>
    <w:rPr>
      <w:rFonts w:ascii="Times New Roman" w:eastAsia="Times New Roman" w:hAnsi="Times New Roman" w:cs="Times New Roman"/>
      <w:b/>
      <w:bCs/>
      <w:sz w:val="27"/>
      <w:szCs w:val="27"/>
      <w:lang w:eastAsia="ms-MY"/>
    </w:rPr>
  </w:style>
  <w:style w:type="paragraph" w:styleId="Heading4">
    <w:name w:val="heading 4"/>
    <w:basedOn w:val="Normal"/>
    <w:link w:val="Heading4Char"/>
    <w:uiPriority w:val="9"/>
    <w:qFormat/>
    <w:rsid w:val="008042C5"/>
    <w:pPr>
      <w:spacing w:before="100" w:beforeAutospacing="1" w:after="100" w:afterAutospacing="1" w:line="240" w:lineRule="auto"/>
      <w:outlineLvl w:val="3"/>
    </w:pPr>
    <w:rPr>
      <w:rFonts w:ascii="Times New Roman" w:eastAsia="Times New Roman" w:hAnsi="Times New Roman" w:cs="Times New Roman"/>
      <w:b/>
      <w:bCs/>
      <w:sz w:val="24"/>
      <w:szCs w:val="24"/>
      <w:lang w:eastAsia="ms-MY"/>
    </w:rPr>
  </w:style>
  <w:style w:type="paragraph" w:styleId="Heading5">
    <w:name w:val="heading 5"/>
    <w:basedOn w:val="Normal"/>
    <w:link w:val="Heading5Char"/>
    <w:uiPriority w:val="9"/>
    <w:qFormat/>
    <w:rsid w:val="008042C5"/>
    <w:pPr>
      <w:spacing w:before="100" w:beforeAutospacing="1" w:after="100" w:afterAutospacing="1" w:line="240" w:lineRule="auto"/>
      <w:outlineLvl w:val="4"/>
    </w:pPr>
    <w:rPr>
      <w:rFonts w:ascii="Times New Roman" w:eastAsia="Times New Roman" w:hAnsi="Times New Roman" w:cs="Times New Roman"/>
      <w:b/>
      <w:bCs/>
      <w:sz w:val="20"/>
      <w:szCs w:val="20"/>
      <w:lang w:eastAsia="ms-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42C5"/>
    <w:rPr>
      <w:rFonts w:ascii="Times New Roman" w:eastAsia="Times New Roman" w:hAnsi="Times New Roman" w:cs="Times New Roman"/>
      <w:b/>
      <w:bCs/>
      <w:sz w:val="27"/>
      <w:szCs w:val="27"/>
      <w:lang w:eastAsia="ms-MY"/>
    </w:rPr>
  </w:style>
  <w:style w:type="character" w:customStyle="1" w:styleId="Heading4Char">
    <w:name w:val="Heading 4 Char"/>
    <w:basedOn w:val="DefaultParagraphFont"/>
    <w:link w:val="Heading4"/>
    <w:uiPriority w:val="9"/>
    <w:rsid w:val="008042C5"/>
    <w:rPr>
      <w:rFonts w:ascii="Times New Roman" w:eastAsia="Times New Roman" w:hAnsi="Times New Roman" w:cs="Times New Roman"/>
      <w:b/>
      <w:bCs/>
      <w:sz w:val="24"/>
      <w:szCs w:val="24"/>
      <w:lang w:eastAsia="ms-MY"/>
    </w:rPr>
  </w:style>
  <w:style w:type="character" w:customStyle="1" w:styleId="Heading5Char">
    <w:name w:val="Heading 5 Char"/>
    <w:basedOn w:val="DefaultParagraphFont"/>
    <w:link w:val="Heading5"/>
    <w:uiPriority w:val="9"/>
    <w:rsid w:val="008042C5"/>
    <w:rPr>
      <w:rFonts w:ascii="Times New Roman" w:eastAsia="Times New Roman" w:hAnsi="Times New Roman" w:cs="Times New Roman"/>
      <w:b/>
      <w:bCs/>
      <w:sz w:val="20"/>
      <w:szCs w:val="20"/>
      <w:lang w:eastAsia="ms-MY"/>
    </w:rPr>
  </w:style>
  <w:style w:type="paragraph" w:styleId="NormalWeb">
    <w:name w:val="Normal (Web)"/>
    <w:basedOn w:val="Normal"/>
    <w:uiPriority w:val="99"/>
    <w:semiHidden/>
    <w:unhideWhenUsed/>
    <w:rsid w:val="008042C5"/>
    <w:pPr>
      <w:spacing w:before="100" w:beforeAutospacing="1" w:after="100" w:afterAutospacing="1" w:line="240" w:lineRule="auto"/>
    </w:pPr>
    <w:rPr>
      <w:rFonts w:ascii="Times New Roman" w:eastAsia="Times New Roman" w:hAnsi="Times New Roman" w:cs="Times New Roman"/>
      <w:sz w:val="24"/>
      <w:szCs w:val="24"/>
      <w:lang w:eastAsia="ms-MY"/>
    </w:rPr>
  </w:style>
  <w:style w:type="character" w:styleId="Strong">
    <w:name w:val="Strong"/>
    <w:basedOn w:val="DefaultParagraphFont"/>
    <w:uiPriority w:val="22"/>
    <w:qFormat/>
    <w:rsid w:val="008042C5"/>
    <w:rPr>
      <w:b/>
      <w:bCs/>
    </w:rPr>
  </w:style>
  <w:style w:type="character" w:customStyle="1" w:styleId="Heading1Char">
    <w:name w:val="Heading 1 Char"/>
    <w:basedOn w:val="DefaultParagraphFont"/>
    <w:link w:val="Heading1"/>
    <w:uiPriority w:val="9"/>
    <w:rsid w:val="008042C5"/>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3560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6043"/>
    <w:rPr>
      <w:rFonts w:ascii="Tahoma" w:hAnsi="Tahoma" w:cs="Tahoma"/>
      <w:sz w:val="16"/>
      <w:szCs w:val="16"/>
    </w:rPr>
  </w:style>
  <w:style w:type="paragraph" w:styleId="ListParagraph">
    <w:name w:val="List Paragraph"/>
    <w:basedOn w:val="Normal"/>
    <w:uiPriority w:val="34"/>
    <w:qFormat/>
    <w:rsid w:val="00356043"/>
    <w:pPr>
      <w:ind w:left="720"/>
      <w:contextualSpacing/>
    </w:pPr>
  </w:style>
  <w:style w:type="table" w:styleId="TableGrid">
    <w:name w:val="Table Grid"/>
    <w:basedOn w:val="TableNormal"/>
    <w:uiPriority w:val="59"/>
    <w:rsid w:val="003560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0F7D57"/>
    <w:rPr>
      <w:i/>
      <w:iCs/>
    </w:rPr>
  </w:style>
  <w:style w:type="paragraph" w:styleId="Header">
    <w:name w:val="header"/>
    <w:basedOn w:val="Normal"/>
    <w:link w:val="HeaderChar"/>
    <w:uiPriority w:val="99"/>
    <w:semiHidden/>
    <w:unhideWhenUsed/>
    <w:rsid w:val="00742EDE"/>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742EDE"/>
  </w:style>
  <w:style w:type="paragraph" w:styleId="Footer">
    <w:name w:val="footer"/>
    <w:basedOn w:val="Normal"/>
    <w:link w:val="FooterChar"/>
    <w:uiPriority w:val="99"/>
    <w:unhideWhenUsed/>
    <w:rsid w:val="00742EDE"/>
    <w:pPr>
      <w:tabs>
        <w:tab w:val="center" w:pos="4536"/>
        <w:tab w:val="right" w:pos="9072"/>
      </w:tabs>
      <w:spacing w:after="0" w:line="240" w:lineRule="auto"/>
    </w:pPr>
  </w:style>
  <w:style w:type="character" w:customStyle="1" w:styleId="FooterChar">
    <w:name w:val="Footer Char"/>
    <w:basedOn w:val="DefaultParagraphFont"/>
    <w:link w:val="Footer"/>
    <w:uiPriority w:val="99"/>
    <w:rsid w:val="00742EDE"/>
  </w:style>
  <w:style w:type="character" w:styleId="CommentReference">
    <w:name w:val="annotation reference"/>
    <w:basedOn w:val="DefaultParagraphFont"/>
    <w:uiPriority w:val="99"/>
    <w:semiHidden/>
    <w:unhideWhenUsed/>
    <w:rsid w:val="001757AC"/>
    <w:rPr>
      <w:sz w:val="16"/>
      <w:szCs w:val="16"/>
    </w:rPr>
  </w:style>
  <w:style w:type="paragraph" w:styleId="CommentText">
    <w:name w:val="annotation text"/>
    <w:basedOn w:val="Normal"/>
    <w:link w:val="CommentTextChar"/>
    <w:uiPriority w:val="99"/>
    <w:semiHidden/>
    <w:unhideWhenUsed/>
    <w:rsid w:val="001757AC"/>
    <w:pPr>
      <w:spacing w:line="240" w:lineRule="auto"/>
    </w:pPr>
    <w:rPr>
      <w:sz w:val="20"/>
      <w:szCs w:val="20"/>
    </w:rPr>
  </w:style>
  <w:style w:type="character" w:customStyle="1" w:styleId="CommentTextChar">
    <w:name w:val="Comment Text Char"/>
    <w:basedOn w:val="DefaultParagraphFont"/>
    <w:link w:val="CommentText"/>
    <w:uiPriority w:val="99"/>
    <w:semiHidden/>
    <w:rsid w:val="001757AC"/>
    <w:rPr>
      <w:sz w:val="20"/>
      <w:szCs w:val="20"/>
    </w:rPr>
  </w:style>
  <w:style w:type="paragraph" w:styleId="CommentSubject">
    <w:name w:val="annotation subject"/>
    <w:basedOn w:val="CommentText"/>
    <w:next w:val="CommentText"/>
    <w:link w:val="CommentSubjectChar"/>
    <w:uiPriority w:val="99"/>
    <w:semiHidden/>
    <w:unhideWhenUsed/>
    <w:rsid w:val="001757AC"/>
    <w:rPr>
      <w:b/>
      <w:bCs/>
    </w:rPr>
  </w:style>
  <w:style w:type="character" w:customStyle="1" w:styleId="CommentSubjectChar">
    <w:name w:val="Comment Subject Char"/>
    <w:basedOn w:val="CommentTextChar"/>
    <w:link w:val="CommentSubject"/>
    <w:uiPriority w:val="99"/>
    <w:semiHidden/>
    <w:rsid w:val="001757A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60837">
      <w:bodyDiv w:val="1"/>
      <w:marLeft w:val="0"/>
      <w:marRight w:val="0"/>
      <w:marTop w:val="0"/>
      <w:marBottom w:val="0"/>
      <w:divBdr>
        <w:top w:val="none" w:sz="0" w:space="0" w:color="auto"/>
        <w:left w:val="none" w:sz="0" w:space="0" w:color="auto"/>
        <w:bottom w:val="none" w:sz="0" w:space="0" w:color="auto"/>
        <w:right w:val="none" w:sz="0" w:space="0" w:color="auto"/>
      </w:divBdr>
    </w:div>
    <w:div w:id="698313698">
      <w:bodyDiv w:val="1"/>
      <w:marLeft w:val="0"/>
      <w:marRight w:val="0"/>
      <w:marTop w:val="0"/>
      <w:marBottom w:val="0"/>
      <w:divBdr>
        <w:top w:val="none" w:sz="0" w:space="0" w:color="auto"/>
        <w:left w:val="none" w:sz="0" w:space="0" w:color="auto"/>
        <w:bottom w:val="none" w:sz="0" w:space="0" w:color="auto"/>
        <w:right w:val="none" w:sz="0" w:space="0" w:color="auto"/>
      </w:divBdr>
    </w:div>
    <w:div w:id="705833935">
      <w:bodyDiv w:val="1"/>
      <w:marLeft w:val="0"/>
      <w:marRight w:val="0"/>
      <w:marTop w:val="0"/>
      <w:marBottom w:val="0"/>
      <w:divBdr>
        <w:top w:val="none" w:sz="0" w:space="0" w:color="auto"/>
        <w:left w:val="none" w:sz="0" w:space="0" w:color="auto"/>
        <w:bottom w:val="none" w:sz="0" w:space="0" w:color="auto"/>
        <w:right w:val="none" w:sz="0" w:space="0" w:color="auto"/>
      </w:divBdr>
    </w:div>
    <w:div w:id="800877621">
      <w:bodyDiv w:val="1"/>
      <w:marLeft w:val="0"/>
      <w:marRight w:val="0"/>
      <w:marTop w:val="0"/>
      <w:marBottom w:val="0"/>
      <w:divBdr>
        <w:top w:val="none" w:sz="0" w:space="0" w:color="auto"/>
        <w:left w:val="none" w:sz="0" w:space="0" w:color="auto"/>
        <w:bottom w:val="none" w:sz="0" w:space="0" w:color="auto"/>
        <w:right w:val="none" w:sz="0" w:space="0" w:color="auto"/>
      </w:divBdr>
    </w:div>
    <w:div w:id="961108767">
      <w:bodyDiv w:val="1"/>
      <w:marLeft w:val="0"/>
      <w:marRight w:val="0"/>
      <w:marTop w:val="0"/>
      <w:marBottom w:val="0"/>
      <w:divBdr>
        <w:top w:val="none" w:sz="0" w:space="0" w:color="auto"/>
        <w:left w:val="none" w:sz="0" w:space="0" w:color="auto"/>
        <w:bottom w:val="none" w:sz="0" w:space="0" w:color="auto"/>
        <w:right w:val="none" w:sz="0" w:space="0" w:color="auto"/>
      </w:divBdr>
    </w:div>
    <w:div w:id="1125540784">
      <w:bodyDiv w:val="1"/>
      <w:marLeft w:val="0"/>
      <w:marRight w:val="0"/>
      <w:marTop w:val="0"/>
      <w:marBottom w:val="0"/>
      <w:divBdr>
        <w:top w:val="none" w:sz="0" w:space="0" w:color="auto"/>
        <w:left w:val="none" w:sz="0" w:space="0" w:color="auto"/>
        <w:bottom w:val="none" w:sz="0" w:space="0" w:color="auto"/>
        <w:right w:val="none" w:sz="0" w:space="0" w:color="auto"/>
      </w:divBdr>
    </w:div>
    <w:div w:id="1573656950">
      <w:bodyDiv w:val="1"/>
      <w:marLeft w:val="0"/>
      <w:marRight w:val="0"/>
      <w:marTop w:val="0"/>
      <w:marBottom w:val="0"/>
      <w:divBdr>
        <w:top w:val="none" w:sz="0" w:space="0" w:color="auto"/>
        <w:left w:val="none" w:sz="0" w:space="0" w:color="auto"/>
        <w:bottom w:val="none" w:sz="0" w:space="0" w:color="auto"/>
        <w:right w:val="none" w:sz="0" w:space="0" w:color="auto"/>
      </w:divBdr>
    </w:div>
    <w:div w:id="1601454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microsoft.com/office/2011/relationships/people" Target="peop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513</TotalTime>
  <Pages>14</Pages>
  <Words>774</Words>
  <Characters>4417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hkm</dc:creator>
  <cp:lastModifiedBy>Abdurrafiq Zakaria</cp:lastModifiedBy>
  <cp:revision>50</cp:revision>
  <cp:lastPrinted>2026-01-15T03:00:00Z</cp:lastPrinted>
  <dcterms:created xsi:type="dcterms:W3CDTF">2019-12-15T05:16:00Z</dcterms:created>
  <dcterms:modified xsi:type="dcterms:W3CDTF">2026-01-15T03:03:00Z</dcterms:modified>
</cp:coreProperties>
</file>